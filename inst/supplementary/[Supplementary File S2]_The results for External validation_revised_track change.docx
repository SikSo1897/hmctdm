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1B5" w:rsidRDefault="00EF31B5" w:rsidP="00EF31B5">
      <w:pPr>
        <w:pStyle w:val="MDPI411onetablecaption"/>
      </w:pPr>
      <w:bookmarkStart w:id="0" w:name="_Hlk90639884"/>
      <w:bookmarkStart w:id="1" w:name="_GoBack"/>
      <w:r w:rsidRPr="00EF31B5">
        <w:rPr>
          <w:b/>
        </w:rPr>
        <w:t>Table S</w:t>
      </w:r>
      <w:r w:rsidR="006A2D73">
        <w:rPr>
          <w:b/>
        </w:rPr>
        <w:t>5</w:t>
      </w:r>
      <w:r>
        <w:rPr>
          <w:b/>
        </w:rPr>
        <w:t>.</w:t>
      </w:r>
      <w:r w:rsidRPr="00EF31B5">
        <w:t xml:space="preserve"> </w:t>
      </w:r>
      <w:r w:rsidR="006A2D73" w:rsidRPr="006A2D73">
        <w:t>External validation data estimation performance of amikacin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6A2D73" w:rsidRPr="00B330B1" w:rsidTr="006A2D73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S</w:t>
            </w:r>
            <w:r w:rsidRPr="006A2D73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 xml:space="preserve">Peak and </w:t>
            </w:r>
            <w:r w:rsidRPr="006A2D73">
              <w:rPr>
                <w:rFonts w:hint="eastAsia"/>
                <w:b/>
              </w:rPr>
              <w:t>t</w:t>
            </w:r>
            <w:r w:rsidRPr="006A2D73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Every 1h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  <w:r w:rsidRPr="006A2D73">
              <w:rPr>
                <w:b/>
              </w:rPr>
              <w:t>Single</w:t>
            </w:r>
            <w:r w:rsidRPr="00D1530C">
              <w:t xml:space="preserve"> </w:t>
            </w:r>
            <w:r w:rsidRPr="006A2D73">
              <w:rPr>
                <w:b/>
              </w:rPr>
              <w:t>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17.93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0.93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-2.11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0.34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1.83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0.34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1.34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0.22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V</w:t>
            </w:r>
            <w:r>
              <w:rPr>
                <w:vertAlign w:val="subscript"/>
              </w:rPr>
              <w:t xml:space="preserve"> </w:t>
            </w:r>
            <w:r>
              <w:t>(L)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-5.24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2.49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-14.64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3.15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-1.60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2.48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-1.51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1.75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17.00</w:t>
            </w:r>
          </w:p>
        </w:tc>
        <w:tc>
          <w:tcPr>
            <w:tcW w:w="895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0.70</w:t>
            </w:r>
          </w:p>
        </w:tc>
        <w:tc>
          <w:tcPr>
            <w:tcW w:w="160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-4.71</w:t>
            </w:r>
          </w:p>
        </w:tc>
        <w:tc>
          <w:tcPr>
            <w:tcW w:w="895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0.29</w:t>
            </w:r>
          </w:p>
        </w:tc>
        <w:tc>
          <w:tcPr>
            <w:tcW w:w="160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-1.24</w:t>
            </w: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0.24</w:t>
            </w:r>
          </w:p>
        </w:tc>
        <w:tc>
          <w:tcPr>
            <w:tcW w:w="160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-0.49</w:t>
            </w: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0.14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6A2D73" w:rsidRPr="00681926" w:rsidRDefault="006A2D73" w:rsidP="006A2D73">
            <w:pPr>
              <w:pStyle w:val="MDPI42tablebody"/>
            </w:pPr>
            <w:r>
              <w:t>V</w:t>
            </w:r>
            <w:r>
              <w:rPr>
                <w:vertAlign w:val="subscript"/>
              </w:rPr>
              <w:t xml:space="preserve"> </w:t>
            </w:r>
            <w:r>
              <w:t>(L)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-18.35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3.91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-14.43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3.31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-6.74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2.83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-4.83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2.53</w:t>
            </w:r>
          </w:p>
        </w:tc>
      </w:tr>
    </w:tbl>
    <w:p w:rsid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</w:t>
      </w:r>
      <w:bookmarkStart w:id="2" w:name="_Hlk85054463"/>
      <w:r w:rsidR="006A2D73" w:rsidRPr="006A2D73">
        <w:t>CL, clearance; V, volume of distribution.</w:t>
      </w:r>
    </w:p>
    <w:p w:rsidR="00EF31B5" w:rsidRPr="00EF31B5" w:rsidRDefault="00EF31B5" w:rsidP="002241A0">
      <w:pPr>
        <w:pStyle w:val="MDPI511onefigurecaption"/>
        <w:rPr>
          <w:b/>
          <w:bCs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800" cy="44297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2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7652" w:rsidRDefault="002241A0" w:rsidP="002241A0">
      <w:pPr>
        <w:pStyle w:val="MDPI511onefigurecaption"/>
      </w:pPr>
      <w:r w:rsidRPr="00187652">
        <w:rPr>
          <w:b/>
        </w:rPr>
        <w:t>Figure S5.</w:t>
      </w:r>
      <w:r w:rsidRPr="00EF31B5">
        <w:t xml:space="preserve"> </w:t>
      </w:r>
      <w:r w:rsidRPr="00E9628F">
        <w:t xml:space="preserve">Graphs representing </w:t>
      </w:r>
      <w:r>
        <w:t>the amikacin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</w:t>
      </w:r>
      <w:r w:rsidRPr="006B14A2">
        <w:t xml:space="preserve"> </w:t>
      </w:r>
      <w:r>
        <w:t>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 xml:space="preserve">) Steady state. </w:t>
      </w:r>
      <w:r w:rsidR="00187652" w:rsidRPr="00EF31B5">
        <w:rPr>
          <w:b/>
        </w:rPr>
        <w:t>Abbreviations:</w:t>
      </w:r>
      <w:r w:rsidR="00187652" w:rsidRPr="00EF31B5">
        <w:t xml:space="preserve"> </w:t>
      </w:r>
      <w:r w:rsidR="00187652" w:rsidRPr="006A2D73">
        <w:t>CL, clearance; V, volume of distribution.</w:t>
      </w:r>
    </w:p>
    <w:p w:rsid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6A2D73">
        <w:rPr>
          <w:b/>
          <w:bCs/>
        </w:rPr>
        <w:t>6</w:t>
      </w:r>
      <w:r>
        <w:rPr>
          <w:b/>
          <w:bCs/>
        </w:rPr>
        <w:t>.</w:t>
      </w:r>
      <w:r w:rsidRPr="00EF31B5">
        <w:t xml:space="preserve"> </w:t>
      </w:r>
      <w:r w:rsidR="006A2D73" w:rsidRPr="006A2D73">
        <w:t>External validation data estimation performance of vancomycin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6A2D73" w:rsidRPr="00B330B1" w:rsidTr="006A2D73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S</w:t>
            </w:r>
            <w:r w:rsidRPr="006A2D73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 xml:space="preserve">Peak and </w:t>
            </w:r>
            <w:r w:rsidRPr="006A2D73">
              <w:rPr>
                <w:rFonts w:hint="eastAsia"/>
                <w:b/>
              </w:rPr>
              <w:t>t</w:t>
            </w:r>
            <w:r w:rsidRPr="006A2D73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Every 1h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72.84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2.12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115.45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1.93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121.10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1.99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173.72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2.81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proofErr w:type="spellStart"/>
            <w:r>
              <w:t>V</w:t>
            </w:r>
            <w:r>
              <w:rPr>
                <w:vertAlign w:val="subscript"/>
              </w:rPr>
              <w:t>c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(L)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-60.05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19.16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-62.17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19.84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-60.93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19.44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-56.13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17.92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12</w:t>
            </w:r>
            <w:r>
              <w:t xml:space="preserve"> (1/h)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263.78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210.68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0.78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244.90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0.92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231.08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0.88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2</w:t>
            </w:r>
            <w:r>
              <w:rPr>
                <w:vertAlign w:val="subscript"/>
              </w:rPr>
              <w:t>1</w:t>
            </w:r>
            <w:r>
              <w:t xml:space="preserve"> (1/h)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228.77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0.29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243.64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0.30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227.73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0.29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211.71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0.27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11.33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1.19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-3.43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1.14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-3.72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0.90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-4.19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0.41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proofErr w:type="spellStart"/>
            <w:r>
              <w:t>V</w:t>
            </w:r>
            <w:r>
              <w:rPr>
                <w:vertAlign w:val="subscript"/>
              </w:rPr>
              <w:t>c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(L)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-62.55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19.96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-61.98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19.79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-61.57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19.65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-58.82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18.78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12</w:t>
            </w:r>
            <w:r>
              <w:t xml:space="preserve"> (1/h)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202.43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0.75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209.86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0.77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221.82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0.83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241.30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0.90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6A2D73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2</w:t>
            </w:r>
            <w:r>
              <w:rPr>
                <w:vertAlign w:val="subscript"/>
              </w:rPr>
              <w:t>1</w:t>
            </w:r>
            <w:r>
              <w:t xml:space="preserve"> (1/h)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B330B1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257.83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255.62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246.66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242.22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0.31</w:t>
            </w:r>
          </w:p>
        </w:tc>
      </w:tr>
    </w:tbl>
    <w:p w:rsidR="00EF31B5" w:rsidRPr="006A2D73" w:rsidRDefault="00EF31B5" w:rsidP="00EF31B5">
      <w:pPr>
        <w:pStyle w:val="MDPI43tablefooter"/>
        <w:ind w:left="0"/>
      </w:pPr>
      <w:bookmarkStart w:id="3" w:name="_Hlk85054470"/>
      <w:bookmarkEnd w:id="2"/>
      <w:r w:rsidRPr="00EF31B5">
        <w:rPr>
          <w:b/>
        </w:rPr>
        <w:t>Abbreviations</w:t>
      </w:r>
      <w:r w:rsidR="006A2D73">
        <w:rPr>
          <w:b/>
        </w:rPr>
        <w:t>:</w:t>
      </w:r>
      <w:r w:rsidR="006A2D73">
        <w:t xml:space="preserve"> </w:t>
      </w:r>
      <w:r w:rsidR="006A2D73" w:rsidRPr="006A2D73">
        <w:t xml:space="preserve">CL, clearance; </w:t>
      </w:r>
      <w:proofErr w:type="spellStart"/>
      <w:r w:rsidR="006A2D73" w:rsidRPr="006A2D73">
        <w:t>V</w:t>
      </w:r>
      <w:r w:rsidR="006A2D73" w:rsidRPr="006A2D73">
        <w:rPr>
          <w:vertAlign w:val="subscript"/>
        </w:rPr>
        <w:t>c</w:t>
      </w:r>
      <w:proofErr w:type="spellEnd"/>
      <w:r w:rsidR="006A2D73" w:rsidRPr="006A2D73">
        <w:t>, central volume of distribution; k</w:t>
      </w:r>
      <w:r w:rsidR="006A2D73" w:rsidRPr="006A2D73">
        <w:rPr>
          <w:vertAlign w:val="subscript"/>
        </w:rPr>
        <w:t>12</w:t>
      </w:r>
      <w:r w:rsidR="006A2D73" w:rsidRPr="006A2D73">
        <w:t>, first-order transfer rate constant from the central compartment to peripheral compartment; k</w:t>
      </w:r>
      <w:r w:rsidR="006A2D73" w:rsidRPr="006A2D73">
        <w:rPr>
          <w:vertAlign w:val="subscript"/>
        </w:rPr>
        <w:t>21</w:t>
      </w:r>
      <w:r w:rsidR="006A2D73" w:rsidRPr="006A2D73">
        <w:t>, first-order transfer rate constant from the peripheral compartment to central compartment.</w:t>
      </w:r>
    </w:p>
    <w:p w:rsidR="00EF31B5" w:rsidRDefault="00EF31B5" w:rsidP="002241A0">
      <w:pPr>
        <w:pStyle w:val="MDPI511onefigurecaption"/>
        <w:rPr>
          <w:lang w:eastAsia="ko-KR"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165" cy="79921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5" cy="799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Pr="00187652" w:rsidRDefault="002241A0" w:rsidP="002241A0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S6. </w:t>
      </w:r>
      <w:r w:rsidRPr="00E9628F">
        <w:t xml:space="preserve">Graphs representing </w:t>
      </w:r>
      <w:r>
        <w:t>the vancomycin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 xml:space="preserve">) Steady state. </w:t>
      </w:r>
      <w:r w:rsidR="00187652" w:rsidRPr="00EF31B5">
        <w:rPr>
          <w:b/>
        </w:rPr>
        <w:t>Abbreviations</w:t>
      </w:r>
      <w:r w:rsidR="00187652">
        <w:rPr>
          <w:b/>
        </w:rPr>
        <w:t>:</w:t>
      </w:r>
      <w:r w:rsidR="00187652">
        <w:t xml:space="preserve"> </w:t>
      </w:r>
      <w:r w:rsidR="00187652" w:rsidRPr="006A2D73">
        <w:t>CL, clearance; V</w:t>
      </w:r>
      <w:r w:rsidR="00187652" w:rsidRPr="006A2D73">
        <w:rPr>
          <w:vertAlign w:val="subscript"/>
        </w:rPr>
        <w:t>c</w:t>
      </w:r>
      <w:r w:rsidR="00187652" w:rsidRPr="006A2D73">
        <w:t>, central volume of distribution; k</w:t>
      </w:r>
      <w:r w:rsidR="00187652" w:rsidRPr="006A2D73">
        <w:rPr>
          <w:vertAlign w:val="subscript"/>
        </w:rPr>
        <w:t>12</w:t>
      </w:r>
      <w:r w:rsidR="00187652" w:rsidRPr="006A2D73">
        <w:t>, first-order transfer rate constant from the central compartment to peripheral compartment; k</w:t>
      </w:r>
      <w:r w:rsidR="00187652" w:rsidRPr="006A2D73">
        <w:rPr>
          <w:vertAlign w:val="subscript"/>
        </w:rPr>
        <w:t>21</w:t>
      </w:r>
      <w:r w:rsidR="00187652" w:rsidRPr="006A2D73">
        <w:t>, first-order transfer rate constant from the peripheral compartment to central compartment.</w:t>
      </w:r>
    </w:p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6A2D73">
        <w:rPr>
          <w:b/>
          <w:bCs/>
        </w:rPr>
        <w:t>7</w:t>
      </w:r>
      <w:r w:rsidR="00356C17">
        <w:rPr>
          <w:b/>
          <w:bCs/>
        </w:rPr>
        <w:t>.</w:t>
      </w:r>
      <w:r w:rsidRPr="00EF31B5">
        <w:t xml:space="preserve"> </w:t>
      </w:r>
      <w:r w:rsidR="006A2D73">
        <w:rPr>
          <w:rFonts w:cs="Arial"/>
        </w:rPr>
        <w:t>External validation data estimation performance of theophylline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6A2D73" w:rsidRPr="00EF31B5" w:rsidTr="006A2D73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bookmarkEnd w:id="3"/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Peak and 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Every 1h</w:t>
            </w:r>
          </w:p>
        </w:tc>
      </w:tr>
      <w:tr w:rsidR="006A2D73" w:rsidRPr="00EF31B5" w:rsidTr="00251A53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RMSE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RMSE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CL/F (L/h)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-25.03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1.36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-22.04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1.25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-22.00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5.30</w:t>
            </w: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1.22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4.62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V/F (L)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75.12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14.67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52.38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10.58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84.64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0.06</w:t>
            </w: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1.69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0.04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CL/F (L/h)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-19.41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1.13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-22.62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1.14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-17.68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3.55</w:t>
            </w: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0.71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1.80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V/F (L)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47.39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9.75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40.13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8.67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45.31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  <w:r w:rsidRPr="00EF31B5"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  <w:r w:rsidRPr="00EF31B5">
              <w:t>2.15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  <w:r w:rsidRPr="00EF31B5">
              <w:t>0.07</w:t>
            </w:r>
          </w:p>
        </w:tc>
      </w:tr>
    </w:tbl>
    <w:p w:rsidR="00EF31B5" w:rsidRP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</w:t>
      </w:r>
      <w:r w:rsidR="006A2D73">
        <w:t>CL/F, apparent clearance; V/F, apparent volume of distribution.</w:t>
      </w:r>
    </w:p>
    <w:p w:rsidR="00356C17" w:rsidRDefault="00356C17" w:rsidP="002241A0">
      <w:pPr>
        <w:pStyle w:val="MDPI511onefigurecaption"/>
        <w:rPr>
          <w:lang w:eastAsia="ko-KR"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800" cy="44297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2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7652" w:rsidRPr="00EF31B5" w:rsidRDefault="002241A0" w:rsidP="002241A0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S7. </w:t>
      </w:r>
      <w:r w:rsidRPr="00E9628F">
        <w:t xml:space="preserve">Graphs representing </w:t>
      </w:r>
      <w:r>
        <w:t>the theophylline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 xml:space="preserve">) Steady state. </w:t>
      </w:r>
      <w:r w:rsidR="00187652" w:rsidRPr="00EF31B5">
        <w:rPr>
          <w:b/>
        </w:rPr>
        <w:t>Abbreviations:</w:t>
      </w:r>
      <w:r w:rsidR="00187652" w:rsidRPr="00EF31B5">
        <w:t xml:space="preserve"> </w:t>
      </w:r>
      <w:r w:rsidR="00187652">
        <w:t>CL, apparent clearance; V, apparent volume of distribution.</w:t>
      </w:r>
    </w:p>
    <w:p w:rsidR="00EF31B5" w:rsidRPr="00187652" w:rsidRDefault="00EF31B5" w:rsidP="00EF31B5"/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187652">
        <w:rPr>
          <w:b/>
          <w:bCs/>
        </w:rPr>
        <w:t>8</w:t>
      </w:r>
      <w:r w:rsidR="00356C17">
        <w:rPr>
          <w:b/>
          <w:bCs/>
        </w:rPr>
        <w:t>.</w:t>
      </w:r>
      <w:r w:rsidRPr="00EF31B5">
        <w:t xml:space="preserve"> </w:t>
      </w:r>
      <w:r w:rsidR="00187652">
        <w:rPr>
          <w:rFonts w:cs="Arial"/>
        </w:rPr>
        <w:t>External validation data estimation performance of phenytoin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EF31B5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S</w:t>
            </w:r>
            <w:r w:rsidRPr="00EF31B5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b/>
              </w:rPr>
              <w:t xml:space="preserve">Peak and </w:t>
            </w:r>
            <w:r w:rsidRPr="00EF31B5">
              <w:rPr>
                <w:rFonts w:hint="eastAsia"/>
                <w:b/>
              </w:rPr>
              <w:t>t</w:t>
            </w:r>
            <w:r w:rsidRPr="00EF31B5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b/>
              </w:rPr>
              <w:t>Every 1h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  <w:r w:rsidRPr="00EF31B5">
              <w:rPr>
                <w:b/>
              </w:rPr>
              <w:t>Single</w:t>
            </w:r>
            <w:r w:rsidRPr="00EF31B5">
              <w:t xml:space="preserve"> </w:t>
            </w:r>
            <w:r w:rsidRPr="00EF31B5">
              <w:rPr>
                <w:b/>
              </w:rPr>
              <w:t>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F306F7" w:rsidRPr="00EF31B5" w:rsidTr="00EF31B5">
        <w:trPr>
          <w:trHeight w:val="227"/>
          <w:jc w:val="center"/>
        </w:trPr>
        <w:tc>
          <w:tcPr>
            <w:tcW w:w="2397" w:type="dxa"/>
          </w:tcPr>
          <w:p w:rsidR="00F306F7" w:rsidRPr="00EF31B5" w:rsidRDefault="00F306F7" w:rsidP="00F306F7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F306F7" w:rsidRPr="00EF31B5" w:rsidRDefault="00F306F7" w:rsidP="00F306F7">
            <w:pPr>
              <w:pStyle w:val="MDPI42tablebody"/>
            </w:pPr>
          </w:p>
        </w:tc>
        <w:tc>
          <w:tcPr>
            <w:tcW w:w="89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4" w:author="이수영" w:date="2021-12-17T13:20:00Z">
                  <w:rPr/>
                </w:rPrChange>
              </w:rPr>
            </w:pPr>
            <w:ins w:id="5" w:author="이수영" w:date="2021-12-17T13:20:00Z">
              <w:r w:rsidRPr="00F306F7">
                <w:rPr>
                  <w:highlight w:val="yellow"/>
                  <w:rPrChange w:id="6" w:author="이수영" w:date="2021-12-17T13:20:00Z">
                    <w:rPr/>
                  </w:rPrChange>
                </w:rPr>
                <w:t>4.47</w:t>
              </w:r>
            </w:ins>
            <w:del w:id="7" w:author="이수영" w:date="2021-12-17T13:20:00Z">
              <w:r w:rsidRPr="00F306F7" w:rsidDel="00D9390C">
                <w:rPr>
                  <w:highlight w:val="yellow"/>
                  <w:rPrChange w:id="8" w:author="이수영" w:date="2021-12-17T13:20:00Z">
                    <w:rPr/>
                  </w:rPrChange>
                </w:rPr>
                <w:delText>4.47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9" w:author="이수영" w:date="2021-12-17T13:20:00Z">
                  <w:rPr/>
                </w:rPrChange>
              </w:rPr>
            </w:pPr>
            <w:ins w:id="10" w:author="이수영" w:date="2021-12-17T13:20:00Z">
              <w:r w:rsidRPr="00F306F7">
                <w:rPr>
                  <w:highlight w:val="yellow"/>
                  <w:rPrChange w:id="11" w:author="이수영" w:date="2021-12-17T13:20:00Z">
                    <w:rPr/>
                  </w:rPrChange>
                </w:rPr>
                <w:t>69.60</w:t>
              </w:r>
            </w:ins>
            <w:del w:id="12" w:author="이수영" w:date="2021-12-17T13:20:00Z">
              <w:r w:rsidRPr="00F306F7" w:rsidDel="00D9390C">
                <w:rPr>
                  <w:highlight w:val="yellow"/>
                  <w:rPrChange w:id="13" w:author="이수영" w:date="2021-12-17T13:20:00Z">
                    <w:rPr/>
                  </w:rPrChange>
                </w:rPr>
                <w:delText>69.60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4" w:author="이수영" w:date="2021-12-17T13:20:00Z">
                  <w:rPr/>
                </w:rPrChange>
              </w:rPr>
            </w:pPr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5" w:author="이수영" w:date="2021-12-17T13:20:00Z">
                  <w:rPr/>
                </w:rPrChange>
              </w:rPr>
            </w:pPr>
            <w:ins w:id="16" w:author="이수영" w:date="2021-12-17T13:20:00Z">
              <w:r w:rsidRPr="00F306F7">
                <w:rPr>
                  <w:highlight w:val="yellow"/>
                  <w:rPrChange w:id="17" w:author="이수영" w:date="2021-12-17T13:20:00Z">
                    <w:rPr/>
                  </w:rPrChange>
                </w:rPr>
                <w:t>5.04</w:t>
              </w:r>
            </w:ins>
            <w:del w:id="18" w:author="이수영" w:date="2021-12-17T13:20:00Z">
              <w:r w:rsidRPr="00F306F7" w:rsidDel="00D9390C">
                <w:rPr>
                  <w:highlight w:val="yellow"/>
                  <w:rPrChange w:id="19" w:author="이수영" w:date="2021-12-17T13:20:00Z">
                    <w:rPr/>
                  </w:rPrChange>
                </w:rPr>
                <w:delText>5.04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0" w:author="이수영" w:date="2021-12-17T13:20:00Z">
                  <w:rPr/>
                </w:rPrChange>
              </w:rPr>
            </w:pPr>
            <w:ins w:id="21" w:author="이수영" w:date="2021-12-17T13:20:00Z">
              <w:r w:rsidRPr="00F306F7">
                <w:rPr>
                  <w:highlight w:val="yellow"/>
                  <w:rPrChange w:id="22" w:author="이수영" w:date="2021-12-17T13:20:00Z">
                    <w:rPr/>
                  </w:rPrChange>
                </w:rPr>
                <w:t>69.41</w:t>
              </w:r>
            </w:ins>
            <w:del w:id="23" w:author="이수영" w:date="2021-12-17T13:20:00Z">
              <w:r w:rsidRPr="00F306F7" w:rsidDel="00D9390C">
                <w:rPr>
                  <w:highlight w:val="yellow"/>
                  <w:rPrChange w:id="24" w:author="이수영" w:date="2021-12-17T13:20:00Z">
                    <w:rPr/>
                  </w:rPrChange>
                </w:rPr>
                <w:delText>69.41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5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6" w:author="이수영" w:date="2021-12-17T13:20:00Z">
                  <w:rPr/>
                </w:rPrChange>
              </w:rPr>
            </w:pPr>
            <w:ins w:id="27" w:author="이수영" w:date="2021-12-17T13:20:00Z">
              <w:r w:rsidRPr="00F306F7">
                <w:rPr>
                  <w:highlight w:val="yellow"/>
                  <w:rPrChange w:id="28" w:author="이수영" w:date="2021-12-17T13:20:00Z">
                    <w:rPr/>
                  </w:rPrChange>
                </w:rPr>
                <w:t>5.42</w:t>
              </w:r>
            </w:ins>
            <w:del w:id="29" w:author="이수영" w:date="2021-12-17T13:20:00Z">
              <w:r w:rsidRPr="00F306F7" w:rsidDel="00D9390C">
                <w:rPr>
                  <w:highlight w:val="yellow"/>
                  <w:rPrChange w:id="30" w:author="이수영" w:date="2021-12-17T13:20:00Z">
                    <w:rPr/>
                  </w:rPrChange>
                </w:rPr>
                <w:delText>5.42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31" w:author="이수영" w:date="2021-12-17T13:20:00Z">
                  <w:rPr/>
                </w:rPrChange>
              </w:rPr>
            </w:pPr>
            <w:ins w:id="32" w:author="이수영" w:date="2021-12-17T13:20:00Z">
              <w:r w:rsidRPr="00F306F7">
                <w:rPr>
                  <w:highlight w:val="yellow"/>
                  <w:rPrChange w:id="33" w:author="이수영" w:date="2021-12-17T13:20:00Z">
                    <w:rPr/>
                  </w:rPrChange>
                </w:rPr>
                <w:t>70.88</w:t>
              </w:r>
            </w:ins>
            <w:del w:id="34" w:author="이수영" w:date="2021-12-17T13:20:00Z">
              <w:r w:rsidRPr="00F306F7" w:rsidDel="00D9390C">
                <w:rPr>
                  <w:highlight w:val="yellow"/>
                  <w:rPrChange w:id="35" w:author="이수영" w:date="2021-12-17T13:20:00Z">
                    <w:rPr/>
                  </w:rPrChange>
                </w:rPr>
                <w:delText>70.88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36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37" w:author="이수영" w:date="2021-12-17T13:20:00Z">
                  <w:rPr/>
                </w:rPrChange>
              </w:rPr>
            </w:pPr>
            <w:ins w:id="38" w:author="이수영" w:date="2021-12-17T13:20:00Z">
              <w:r w:rsidRPr="00F306F7">
                <w:rPr>
                  <w:highlight w:val="yellow"/>
                  <w:rPrChange w:id="39" w:author="이수영" w:date="2021-12-17T13:20:00Z">
                    <w:rPr/>
                  </w:rPrChange>
                </w:rPr>
                <w:t>8.39</w:t>
              </w:r>
            </w:ins>
            <w:del w:id="40" w:author="이수영" w:date="2021-12-17T13:20:00Z">
              <w:r w:rsidRPr="00F306F7" w:rsidDel="00D9390C">
                <w:rPr>
                  <w:highlight w:val="yellow"/>
                  <w:rPrChange w:id="41" w:author="이수영" w:date="2021-12-17T13:20:00Z">
                    <w:rPr/>
                  </w:rPrChange>
                </w:rPr>
                <w:delText>8.39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42" w:author="이수영" w:date="2021-12-17T13:20:00Z">
                  <w:rPr/>
                </w:rPrChange>
              </w:rPr>
            </w:pPr>
            <w:ins w:id="43" w:author="이수영" w:date="2021-12-17T13:20:00Z">
              <w:r w:rsidRPr="00F306F7">
                <w:rPr>
                  <w:highlight w:val="yellow"/>
                  <w:rPrChange w:id="44" w:author="이수영" w:date="2021-12-17T13:20:00Z">
                    <w:rPr/>
                  </w:rPrChange>
                </w:rPr>
                <w:t>79.02</w:t>
              </w:r>
            </w:ins>
            <w:del w:id="45" w:author="이수영" w:date="2021-12-17T13:20:00Z">
              <w:r w:rsidRPr="00F306F7" w:rsidDel="00D9390C">
                <w:rPr>
                  <w:highlight w:val="yellow"/>
                  <w:rPrChange w:id="46" w:author="이수영" w:date="2021-12-17T13:20:00Z">
                    <w:rPr/>
                  </w:rPrChange>
                </w:rPr>
                <w:delText>79.02</w:delText>
              </w:r>
            </w:del>
          </w:p>
        </w:tc>
      </w:tr>
      <w:tr w:rsidR="00F306F7" w:rsidRPr="00EF31B5" w:rsidTr="00EF31B5">
        <w:trPr>
          <w:trHeight w:val="227"/>
          <w:jc w:val="center"/>
        </w:trPr>
        <w:tc>
          <w:tcPr>
            <w:tcW w:w="2397" w:type="dxa"/>
          </w:tcPr>
          <w:p w:rsidR="00F306F7" w:rsidRPr="00EF31B5" w:rsidRDefault="00F306F7" w:rsidP="00F306F7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F306F7" w:rsidRPr="00EF31B5" w:rsidRDefault="00F306F7" w:rsidP="00F306F7">
            <w:pPr>
              <w:pStyle w:val="MDPI42tablebody"/>
            </w:pPr>
          </w:p>
        </w:tc>
        <w:tc>
          <w:tcPr>
            <w:tcW w:w="89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47" w:author="이수영" w:date="2021-12-17T13:20:00Z">
                  <w:rPr/>
                </w:rPrChange>
              </w:rPr>
            </w:pPr>
            <w:ins w:id="48" w:author="이수영" w:date="2021-12-17T13:20:00Z">
              <w:r w:rsidRPr="00F306F7">
                <w:rPr>
                  <w:highlight w:val="yellow"/>
                  <w:rPrChange w:id="49" w:author="이수영" w:date="2021-12-17T13:20:00Z">
                    <w:rPr/>
                  </w:rPrChange>
                </w:rPr>
                <w:t>-41.83</w:t>
              </w:r>
            </w:ins>
            <w:del w:id="50" w:author="이수영" w:date="2021-12-17T13:20:00Z">
              <w:r w:rsidRPr="00F306F7" w:rsidDel="00D9390C">
                <w:rPr>
                  <w:highlight w:val="yellow"/>
                  <w:rPrChange w:id="51" w:author="이수영" w:date="2021-12-17T13:20:00Z">
                    <w:rPr/>
                  </w:rPrChange>
                </w:rPr>
                <w:delText>-41.83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52" w:author="이수영" w:date="2021-12-17T13:20:00Z">
                  <w:rPr/>
                </w:rPrChange>
              </w:rPr>
            </w:pPr>
            <w:ins w:id="53" w:author="이수영" w:date="2021-12-17T13:20:00Z">
              <w:r w:rsidRPr="00F306F7">
                <w:rPr>
                  <w:highlight w:val="yellow"/>
                  <w:rPrChange w:id="54" w:author="이수영" w:date="2021-12-17T13:20:00Z">
                    <w:rPr/>
                  </w:rPrChange>
                </w:rPr>
                <w:t>4.77</w:t>
              </w:r>
            </w:ins>
            <w:del w:id="55" w:author="이수영" w:date="2021-12-17T13:20:00Z">
              <w:r w:rsidRPr="00F306F7" w:rsidDel="00D9390C">
                <w:rPr>
                  <w:highlight w:val="yellow"/>
                  <w:rPrChange w:id="56" w:author="이수영" w:date="2021-12-17T13:20:00Z">
                    <w:rPr/>
                  </w:rPrChange>
                </w:rPr>
                <w:delText>4.77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57" w:author="이수영" w:date="2021-12-17T13:20:00Z">
                  <w:rPr/>
                </w:rPrChange>
              </w:rPr>
            </w:pPr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58" w:author="이수영" w:date="2021-12-17T13:20:00Z">
                  <w:rPr/>
                </w:rPrChange>
              </w:rPr>
            </w:pPr>
            <w:ins w:id="59" w:author="이수영" w:date="2021-12-17T13:20:00Z">
              <w:r w:rsidRPr="00F306F7">
                <w:rPr>
                  <w:highlight w:val="yellow"/>
                  <w:rPrChange w:id="60" w:author="이수영" w:date="2021-12-17T13:20:00Z">
                    <w:rPr/>
                  </w:rPrChange>
                </w:rPr>
                <w:t>-42.03</w:t>
              </w:r>
            </w:ins>
            <w:del w:id="61" w:author="이수영" w:date="2021-12-17T13:20:00Z">
              <w:r w:rsidRPr="00F306F7" w:rsidDel="00D9390C">
                <w:rPr>
                  <w:highlight w:val="yellow"/>
                  <w:rPrChange w:id="62" w:author="이수영" w:date="2021-12-17T13:20:00Z">
                    <w:rPr/>
                  </w:rPrChange>
                </w:rPr>
                <w:delText>-42.03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63" w:author="이수영" w:date="2021-12-17T13:20:00Z">
                  <w:rPr/>
                </w:rPrChange>
              </w:rPr>
            </w:pPr>
            <w:ins w:id="64" w:author="이수영" w:date="2021-12-17T13:20:00Z">
              <w:r w:rsidRPr="00F306F7">
                <w:rPr>
                  <w:highlight w:val="yellow"/>
                  <w:rPrChange w:id="65" w:author="이수영" w:date="2021-12-17T13:20:00Z">
                    <w:rPr/>
                  </w:rPrChange>
                </w:rPr>
                <w:t>4.77</w:t>
              </w:r>
            </w:ins>
            <w:del w:id="66" w:author="이수영" w:date="2021-12-17T13:20:00Z">
              <w:r w:rsidRPr="00F306F7" w:rsidDel="00D9390C">
                <w:rPr>
                  <w:highlight w:val="yellow"/>
                  <w:rPrChange w:id="67" w:author="이수영" w:date="2021-12-17T13:20:00Z">
                    <w:rPr/>
                  </w:rPrChange>
                </w:rPr>
                <w:delText>4.77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68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69" w:author="이수영" w:date="2021-12-17T13:20:00Z">
                  <w:rPr/>
                </w:rPrChange>
              </w:rPr>
            </w:pPr>
            <w:ins w:id="70" w:author="이수영" w:date="2021-12-17T13:20:00Z">
              <w:r w:rsidRPr="00F306F7">
                <w:rPr>
                  <w:highlight w:val="yellow"/>
                  <w:rPrChange w:id="71" w:author="이수영" w:date="2021-12-17T13:20:00Z">
                    <w:rPr/>
                  </w:rPrChange>
                </w:rPr>
                <w:t>-42.18</w:t>
              </w:r>
            </w:ins>
            <w:del w:id="72" w:author="이수영" w:date="2021-12-17T13:20:00Z">
              <w:r w:rsidRPr="00F306F7" w:rsidDel="00D9390C">
                <w:rPr>
                  <w:highlight w:val="yellow"/>
                  <w:rPrChange w:id="73" w:author="이수영" w:date="2021-12-17T13:20:00Z">
                    <w:rPr/>
                  </w:rPrChange>
                </w:rPr>
                <w:delText>-42.18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74" w:author="이수영" w:date="2021-12-17T13:20:00Z">
                  <w:rPr/>
                </w:rPrChange>
              </w:rPr>
            </w:pPr>
            <w:ins w:id="75" w:author="이수영" w:date="2021-12-17T13:20:00Z">
              <w:r w:rsidRPr="00F306F7">
                <w:rPr>
                  <w:highlight w:val="yellow"/>
                  <w:rPrChange w:id="76" w:author="이수영" w:date="2021-12-17T13:20:00Z">
                    <w:rPr/>
                  </w:rPrChange>
                </w:rPr>
                <w:t>4.78</w:t>
              </w:r>
            </w:ins>
            <w:del w:id="77" w:author="이수영" w:date="2021-12-17T13:20:00Z">
              <w:r w:rsidRPr="00F306F7" w:rsidDel="00D9390C">
                <w:rPr>
                  <w:highlight w:val="yellow"/>
                  <w:rPrChange w:id="78" w:author="이수영" w:date="2021-12-17T13:20:00Z">
                    <w:rPr/>
                  </w:rPrChange>
                </w:rPr>
                <w:delText>4.78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79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80" w:author="이수영" w:date="2021-12-17T13:20:00Z">
                  <w:rPr/>
                </w:rPrChange>
              </w:rPr>
            </w:pPr>
            <w:ins w:id="81" w:author="이수영" w:date="2021-12-17T13:20:00Z">
              <w:r w:rsidRPr="00F306F7">
                <w:rPr>
                  <w:highlight w:val="yellow"/>
                  <w:rPrChange w:id="82" w:author="이수영" w:date="2021-12-17T13:20:00Z">
                    <w:rPr/>
                  </w:rPrChange>
                </w:rPr>
                <w:t>-43.27</w:t>
              </w:r>
            </w:ins>
            <w:del w:id="83" w:author="이수영" w:date="2021-12-17T13:20:00Z">
              <w:r w:rsidRPr="00F306F7" w:rsidDel="00D9390C">
                <w:rPr>
                  <w:highlight w:val="yellow"/>
                  <w:rPrChange w:id="84" w:author="이수영" w:date="2021-12-17T13:20:00Z">
                    <w:rPr/>
                  </w:rPrChange>
                </w:rPr>
                <w:delText>-43.27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85" w:author="이수영" w:date="2021-12-17T13:20:00Z">
                  <w:rPr/>
                </w:rPrChange>
              </w:rPr>
            </w:pPr>
            <w:ins w:id="86" w:author="이수영" w:date="2021-12-17T13:20:00Z">
              <w:r w:rsidRPr="00F306F7">
                <w:rPr>
                  <w:highlight w:val="yellow"/>
                  <w:rPrChange w:id="87" w:author="이수영" w:date="2021-12-17T13:20:00Z">
                    <w:rPr/>
                  </w:rPrChange>
                </w:rPr>
                <w:t>4.86</w:t>
              </w:r>
            </w:ins>
            <w:del w:id="88" w:author="이수영" w:date="2021-12-17T13:20:00Z">
              <w:r w:rsidRPr="00F306F7" w:rsidDel="00D9390C">
                <w:rPr>
                  <w:highlight w:val="yellow"/>
                  <w:rPrChange w:id="89" w:author="이수영" w:date="2021-12-17T13:20:00Z">
                    <w:rPr/>
                  </w:rPrChange>
                </w:rPr>
                <w:delText>4.86</w:delText>
              </w:r>
            </w:del>
          </w:p>
        </w:tc>
      </w:tr>
      <w:tr w:rsidR="00F306F7" w:rsidRPr="00EF31B5" w:rsidTr="00EF31B5">
        <w:trPr>
          <w:trHeight w:val="227"/>
          <w:jc w:val="center"/>
        </w:trPr>
        <w:tc>
          <w:tcPr>
            <w:tcW w:w="2397" w:type="dxa"/>
          </w:tcPr>
          <w:p w:rsidR="00F306F7" w:rsidRPr="00EF31B5" w:rsidRDefault="00F306F7" w:rsidP="00F306F7">
            <w:pPr>
              <w:pStyle w:val="MDPI42tablebody"/>
            </w:pPr>
            <w:proofErr w:type="spellStart"/>
            <w:r w:rsidRPr="00EF31B5">
              <w:t>V</w:t>
            </w:r>
            <w:r w:rsidRPr="00EF31B5">
              <w:rPr>
                <w:vertAlign w:val="subscript"/>
              </w:rPr>
              <w:t>nr</w:t>
            </w:r>
            <w:proofErr w:type="spellEnd"/>
            <w:r w:rsidRPr="00EF31B5">
              <w:rPr>
                <w:vertAlign w:val="subscript"/>
              </w:rPr>
              <w:t xml:space="preserve"> </w:t>
            </w:r>
            <w:r w:rsidRPr="00EF31B5">
              <w:t>(L/kg)</w:t>
            </w:r>
          </w:p>
        </w:tc>
        <w:tc>
          <w:tcPr>
            <w:tcW w:w="160" w:type="dxa"/>
          </w:tcPr>
          <w:p w:rsidR="00F306F7" w:rsidRPr="00EF31B5" w:rsidRDefault="00F306F7" w:rsidP="00F306F7">
            <w:pPr>
              <w:pStyle w:val="MDPI42tablebody"/>
            </w:pPr>
          </w:p>
        </w:tc>
        <w:tc>
          <w:tcPr>
            <w:tcW w:w="89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90" w:author="이수영" w:date="2021-12-17T13:20:00Z">
                  <w:rPr/>
                </w:rPrChange>
              </w:rPr>
            </w:pPr>
            <w:ins w:id="91" w:author="이수영" w:date="2021-12-17T13:20:00Z">
              <w:r w:rsidRPr="00F306F7">
                <w:rPr>
                  <w:highlight w:val="yellow"/>
                  <w:rPrChange w:id="92" w:author="이수영" w:date="2021-12-17T13:20:00Z">
                    <w:rPr/>
                  </w:rPrChange>
                </w:rPr>
                <w:t>-28.13</w:t>
              </w:r>
            </w:ins>
            <w:del w:id="93" w:author="이수영" w:date="2021-12-17T13:20:00Z">
              <w:r w:rsidRPr="00F306F7" w:rsidDel="00D9390C">
                <w:rPr>
                  <w:highlight w:val="yellow"/>
                  <w:rPrChange w:id="94" w:author="이수영" w:date="2021-12-17T13:20:00Z">
                    <w:rPr/>
                  </w:rPrChange>
                </w:rPr>
                <w:delText>-28.13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95" w:author="이수영" w:date="2021-12-17T13:20:00Z">
                  <w:rPr/>
                </w:rPrChange>
              </w:rPr>
            </w:pPr>
            <w:ins w:id="96" w:author="이수영" w:date="2021-12-17T13:20:00Z">
              <w:r w:rsidRPr="00F306F7">
                <w:rPr>
                  <w:highlight w:val="yellow"/>
                  <w:rPrChange w:id="97" w:author="이수영" w:date="2021-12-17T13:20:00Z">
                    <w:rPr/>
                  </w:rPrChange>
                </w:rPr>
                <w:t>39.01</w:t>
              </w:r>
            </w:ins>
            <w:del w:id="98" w:author="이수영" w:date="2021-12-17T13:20:00Z">
              <w:r w:rsidRPr="00F306F7" w:rsidDel="00D9390C">
                <w:rPr>
                  <w:highlight w:val="yellow"/>
                  <w:rPrChange w:id="99" w:author="이수영" w:date="2021-12-17T13:20:00Z">
                    <w:rPr/>
                  </w:rPrChange>
                </w:rPr>
                <w:delText>39.01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00" w:author="이수영" w:date="2021-12-17T13:20:00Z">
                  <w:rPr/>
                </w:rPrChange>
              </w:rPr>
            </w:pPr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01" w:author="이수영" w:date="2021-12-17T13:20:00Z">
                  <w:rPr/>
                </w:rPrChange>
              </w:rPr>
            </w:pPr>
            <w:ins w:id="102" w:author="이수영" w:date="2021-12-17T13:20:00Z">
              <w:r w:rsidRPr="00F306F7">
                <w:rPr>
                  <w:highlight w:val="yellow"/>
                  <w:rPrChange w:id="103" w:author="이수영" w:date="2021-12-17T13:20:00Z">
                    <w:rPr/>
                  </w:rPrChange>
                </w:rPr>
                <w:t>-29.75</w:t>
              </w:r>
            </w:ins>
            <w:del w:id="104" w:author="이수영" w:date="2021-12-17T13:20:00Z">
              <w:r w:rsidRPr="00F306F7" w:rsidDel="00D9390C">
                <w:rPr>
                  <w:highlight w:val="yellow"/>
                  <w:rPrChange w:id="105" w:author="이수영" w:date="2021-12-17T13:20:00Z">
                    <w:rPr/>
                  </w:rPrChange>
                </w:rPr>
                <w:delText>-29.75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06" w:author="이수영" w:date="2021-12-17T13:20:00Z">
                  <w:rPr/>
                </w:rPrChange>
              </w:rPr>
            </w:pPr>
            <w:ins w:id="107" w:author="이수영" w:date="2021-12-17T13:20:00Z">
              <w:r w:rsidRPr="00F306F7">
                <w:rPr>
                  <w:highlight w:val="yellow"/>
                  <w:rPrChange w:id="108" w:author="이수영" w:date="2021-12-17T13:20:00Z">
                    <w:rPr/>
                  </w:rPrChange>
                </w:rPr>
                <w:t>41.90</w:t>
              </w:r>
            </w:ins>
            <w:del w:id="109" w:author="이수영" w:date="2021-12-17T13:20:00Z">
              <w:r w:rsidRPr="00F306F7" w:rsidDel="00D9390C">
                <w:rPr>
                  <w:highlight w:val="yellow"/>
                  <w:rPrChange w:id="110" w:author="이수영" w:date="2021-12-17T13:20:00Z">
                    <w:rPr/>
                  </w:rPrChange>
                </w:rPr>
                <w:delText>41.90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11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12" w:author="이수영" w:date="2021-12-17T13:20:00Z">
                  <w:rPr/>
                </w:rPrChange>
              </w:rPr>
            </w:pPr>
            <w:ins w:id="113" w:author="이수영" w:date="2021-12-17T13:20:00Z">
              <w:r w:rsidRPr="00F306F7">
                <w:rPr>
                  <w:highlight w:val="yellow"/>
                  <w:rPrChange w:id="114" w:author="이수영" w:date="2021-12-17T13:20:00Z">
                    <w:rPr/>
                  </w:rPrChange>
                </w:rPr>
                <w:t>-27.39</w:t>
              </w:r>
            </w:ins>
            <w:del w:id="115" w:author="이수영" w:date="2021-12-17T13:20:00Z">
              <w:r w:rsidRPr="00F306F7" w:rsidDel="00D9390C">
                <w:rPr>
                  <w:highlight w:val="yellow"/>
                  <w:rPrChange w:id="116" w:author="이수영" w:date="2021-12-17T13:20:00Z">
                    <w:rPr/>
                  </w:rPrChange>
                </w:rPr>
                <w:delText>-27.39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17" w:author="이수영" w:date="2021-12-17T13:20:00Z">
                  <w:rPr/>
                </w:rPrChange>
              </w:rPr>
            </w:pPr>
            <w:ins w:id="118" w:author="이수영" w:date="2021-12-17T13:20:00Z">
              <w:r w:rsidRPr="00F306F7">
                <w:rPr>
                  <w:highlight w:val="yellow"/>
                  <w:rPrChange w:id="119" w:author="이수영" w:date="2021-12-17T13:20:00Z">
                    <w:rPr/>
                  </w:rPrChange>
                </w:rPr>
                <w:t>38.23</w:t>
              </w:r>
            </w:ins>
            <w:del w:id="120" w:author="이수영" w:date="2021-12-17T13:20:00Z">
              <w:r w:rsidRPr="00F306F7" w:rsidDel="00D9390C">
                <w:rPr>
                  <w:highlight w:val="yellow"/>
                  <w:rPrChange w:id="121" w:author="이수영" w:date="2021-12-17T13:20:00Z">
                    <w:rPr/>
                  </w:rPrChange>
                </w:rPr>
                <w:delText>38.23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22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23" w:author="이수영" w:date="2021-12-17T13:20:00Z">
                  <w:rPr/>
                </w:rPrChange>
              </w:rPr>
            </w:pPr>
            <w:ins w:id="124" w:author="이수영" w:date="2021-12-17T13:20:00Z">
              <w:r w:rsidRPr="00F306F7">
                <w:rPr>
                  <w:highlight w:val="yellow"/>
                  <w:rPrChange w:id="125" w:author="이수영" w:date="2021-12-17T13:20:00Z">
                    <w:rPr/>
                  </w:rPrChange>
                </w:rPr>
                <w:t>-20.91</w:t>
              </w:r>
            </w:ins>
            <w:del w:id="126" w:author="이수영" w:date="2021-12-17T13:20:00Z">
              <w:r w:rsidRPr="00F306F7" w:rsidDel="00D9390C">
                <w:rPr>
                  <w:highlight w:val="yellow"/>
                  <w:rPrChange w:id="127" w:author="이수영" w:date="2021-12-17T13:20:00Z">
                    <w:rPr/>
                  </w:rPrChange>
                </w:rPr>
                <w:delText>-20.91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28" w:author="이수영" w:date="2021-12-17T13:20:00Z">
                  <w:rPr/>
                </w:rPrChange>
              </w:rPr>
            </w:pPr>
            <w:ins w:id="129" w:author="이수영" w:date="2021-12-17T13:20:00Z">
              <w:r w:rsidRPr="00F306F7">
                <w:rPr>
                  <w:highlight w:val="yellow"/>
                  <w:rPrChange w:id="130" w:author="이수영" w:date="2021-12-17T13:20:00Z">
                    <w:rPr/>
                  </w:rPrChange>
                </w:rPr>
                <w:t>28.65</w:t>
              </w:r>
            </w:ins>
            <w:del w:id="131" w:author="이수영" w:date="2021-12-17T13:20:00Z">
              <w:r w:rsidRPr="00F306F7" w:rsidDel="00D9390C">
                <w:rPr>
                  <w:highlight w:val="yellow"/>
                  <w:rPrChange w:id="132" w:author="이수영" w:date="2021-12-17T13:20:00Z">
                    <w:rPr/>
                  </w:rPrChange>
                </w:rPr>
                <w:delText>28.65</w:delText>
              </w:r>
            </w:del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</w:pPr>
            <w:r w:rsidRPr="00EF31B5">
              <w:rPr>
                <w:b/>
              </w:rPr>
              <w:t>Steady</w:t>
            </w:r>
            <w:r w:rsidRPr="00EF31B5">
              <w:t>-</w:t>
            </w:r>
            <w:r w:rsidRPr="00EF31B5">
              <w:rPr>
                <w:b/>
              </w:rPr>
              <w:t>state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F306F7" w:rsidRPr="00EF31B5" w:rsidTr="00EF31B5">
        <w:trPr>
          <w:trHeight w:val="227"/>
          <w:jc w:val="center"/>
        </w:trPr>
        <w:tc>
          <w:tcPr>
            <w:tcW w:w="2397" w:type="dxa"/>
          </w:tcPr>
          <w:p w:rsidR="00F306F7" w:rsidRPr="00EF31B5" w:rsidRDefault="00F306F7" w:rsidP="00F306F7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F306F7" w:rsidRPr="00EF31B5" w:rsidRDefault="00F306F7" w:rsidP="00F306F7">
            <w:pPr>
              <w:pStyle w:val="MDPI42tablebody"/>
            </w:pPr>
          </w:p>
        </w:tc>
        <w:tc>
          <w:tcPr>
            <w:tcW w:w="89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33" w:author="이수영" w:date="2021-12-17T13:20:00Z">
                  <w:rPr/>
                </w:rPrChange>
              </w:rPr>
            </w:pPr>
            <w:ins w:id="134" w:author="이수영" w:date="2021-12-17T13:20:00Z">
              <w:r w:rsidRPr="00F306F7">
                <w:rPr>
                  <w:highlight w:val="yellow"/>
                  <w:rPrChange w:id="135" w:author="이수영" w:date="2021-12-17T13:20:00Z">
                    <w:rPr/>
                  </w:rPrChange>
                </w:rPr>
                <w:t>-4.16</w:t>
              </w:r>
            </w:ins>
            <w:del w:id="136" w:author="이수영" w:date="2021-12-17T13:20:00Z">
              <w:r w:rsidRPr="00F306F7" w:rsidDel="00DF7A6C">
                <w:rPr>
                  <w:highlight w:val="yellow"/>
                  <w:rPrChange w:id="137" w:author="이수영" w:date="2021-12-17T13:20:00Z">
                    <w:rPr/>
                  </w:rPrChange>
                </w:rPr>
                <w:delText>-11.71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38" w:author="이수영" w:date="2021-12-17T13:20:00Z">
                  <w:rPr/>
                </w:rPrChange>
              </w:rPr>
            </w:pPr>
            <w:ins w:id="139" w:author="이수영" w:date="2021-12-17T13:20:00Z">
              <w:r w:rsidRPr="00F306F7">
                <w:rPr>
                  <w:highlight w:val="yellow"/>
                  <w:rPrChange w:id="140" w:author="이수영" w:date="2021-12-17T13:20:00Z">
                    <w:rPr/>
                  </w:rPrChange>
                </w:rPr>
                <w:t>71.86</w:t>
              </w:r>
            </w:ins>
            <w:del w:id="141" w:author="이수영" w:date="2021-12-17T13:20:00Z">
              <w:r w:rsidRPr="00F306F7" w:rsidDel="00DF7A6C">
                <w:rPr>
                  <w:highlight w:val="yellow"/>
                  <w:rPrChange w:id="142" w:author="이수영" w:date="2021-12-17T13:20:00Z">
                    <w:rPr/>
                  </w:rPrChange>
                </w:rPr>
                <w:delText>84.73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43" w:author="이수영" w:date="2021-12-17T13:20:00Z">
                  <w:rPr/>
                </w:rPrChange>
              </w:rPr>
            </w:pPr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44" w:author="이수영" w:date="2021-12-17T13:20:00Z">
                  <w:rPr/>
                </w:rPrChange>
              </w:rPr>
            </w:pPr>
            <w:ins w:id="145" w:author="이수영" w:date="2021-12-17T13:20:00Z">
              <w:r w:rsidRPr="00F306F7">
                <w:rPr>
                  <w:highlight w:val="yellow"/>
                  <w:rPrChange w:id="146" w:author="이수영" w:date="2021-12-17T13:20:00Z">
                    <w:rPr/>
                  </w:rPrChange>
                </w:rPr>
                <w:t>-6.43</w:t>
              </w:r>
            </w:ins>
            <w:del w:id="147" w:author="이수영" w:date="2021-12-17T13:20:00Z">
              <w:r w:rsidRPr="00F306F7" w:rsidDel="00DF7A6C">
                <w:rPr>
                  <w:highlight w:val="yellow"/>
                  <w:rPrChange w:id="148" w:author="이수영" w:date="2021-12-17T13:20:00Z">
                    <w:rPr/>
                  </w:rPrChange>
                </w:rPr>
                <w:delText>-11.82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49" w:author="이수영" w:date="2021-12-17T13:20:00Z">
                  <w:rPr/>
                </w:rPrChange>
              </w:rPr>
            </w:pPr>
            <w:ins w:id="150" w:author="이수영" w:date="2021-12-17T13:20:00Z">
              <w:r w:rsidRPr="00F306F7">
                <w:rPr>
                  <w:highlight w:val="yellow"/>
                  <w:rPrChange w:id="151" w:author="이수영" w:date="2021-12-17T13:20:00Z">
                    <w:rPr/>
                  </w:rPrChange>
                </w:rPr>
                <w:t>78.40</w:t>
              </w:r>
            </w:ins>
            <w:del w:id="152" w:author="이수영" w:date="2021-12-17T13:20:00Z">
              <w:r w:rsidRPr="00F306F7" w:rsidDel="00DF7A6C">
                <w:rPr>
                  <w:highlight w:val="yellow"/>
                  <w:rPrChange w:id="153" w:author="이수영" w:date="2021-12-17T13:20:00Z">
                    <w:rPr/>
                  </w:rPrChange>
                </w:rPr>
                <w:delText>85.13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54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55" w:author="이수영" w:date="2021-12-17T13:20:00Z">
                  <w:rPr/>
                </w:rPrChange>
              </w:rPr>
            </w:pPr>
            <w:ins w:id="156" w:author="이수영" w:date="2021-12-17T13:20:00Z">
              <w:r w:rsidRPr="00F306F7">
                <w:rPr>
                  <w:highlight w:val="yellow"/>
                  <w:rPrChange w:id="157" w:author="이수영" w:date="2021-12-17T13:20:00Z">
                    <w:rPr/>
                  </w:rPrChange>
                </w:rPr>
                <w:t>-6.58</w:t>
              </w:r>
            </w:ins>
            <w:del w:id="158" w:author="이수영" w:date="2021-12-17T13:20:00Z">
              <w:r w:rsidRPr="00F306F7" w:rsidDel="00DF7A6C">
                <w:rPr>
                  <w:highlight w:val="yellow"/>
                  <w:rPrChange w:id="159" w:author="이수영" w:date="2021-12-17T13:20:00Z">
                    <w:rPr/>
                  </w:rPrChange>
                </w:rPr>
                <w:delText>-12.29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60" w:author="이수영" w:date="2021-12-17T13:20:00Z">
                  <w:rPr/>
                </w:rPrChange>
              </w:rPr>
            </w:pPr>
            <w:ins w:id="161" w:author="이수영" w:date="2021-12-17T13:20:00Z">
              <w:r w:rsidRPr="00F306F7">
                <w:rPr>
                  <w:highlight w:val="yellow"/>
                  <w:rPrChange w:id="162" w:author="이수영" w:date="2021-12-17T13:20:00Z">
                    <w:rPr/>
                  </w:rPrChange>
                </w:rPr>
                <w:t>79.82</w:t>
              </w:r>
            </w:ins>
            <w:del w:id="163" w:author="이수영" w:date="2021-12-17T13:20:00Z">
              <w:r w:rsidRPr="00F306F7" w:rsidDel="00DF7A6C">
                <w:rPr>
                  <w:highlight w:val="yellow"/>
                  <w:rPrChange w:id="164" w:author="이수영" w:date="2021-12-17T13:20:00Z">
                    <w:rPr/>
                  </w:rPrChange>
                </w:rPr>
                <w:delText>87.37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65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66" w:author="이수영" w:date="2021-12-17T13:20:00Z">
                  <w:rPr/>
                </w:rPrChange>
              </w:rPr>
            </w:pPr>
            <w:ins w:id="167" w:author="이수영" w:date="2021-12-17T13:20:00Z">
              <w:r w:rsidRPr="00F306F7">
                <w:rPr>
                  <w:highlight w:val="yellow"/>
                  <w:rPrChange w:id="168" w:author="이수영" w:date="2021-12-17T13:20:00Z">
                    <w:rPr/>
                  </w:rPrChange>
                </w:rPr>
                <w:t>-7.82</w:t>
              </w:r>
            </w:ins>
            <w:del w:id="169" w:author="이수영" w:date="2021-12-17T13:20:00Z">
              <w:r w:rsidRPr="00F306F7" w:rsidDel="00DF7A6C">
                <w:rPr>
                  <w:highlight w:val="yellow"/>
                  <w:rPrChange w:id="170" w:author="이수영" w:date="2021-12-17T13:20:00Z">
                    <w:rPr/>
                  </w:rPrChange>
                </w:rPr>
                <w:delText>-12.96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71" w:author="이수영" w:date="2021-12-17T13:20:00Z">
                  <w:rPr/>
                </w:rPrChange>
              </w:rPr>
            </w:pPr>
            <w:ins w:id="172" w:author="이수영" w:date="2021-12-17T13:20:00Z">
              <w:r w:rsidRPr="00F306F7">
                <w:rPr>
                  <w:highlight w:val="yellow"/>
                  <w:rPrChange w:id="173" w:author="이수영" w:date="2021-12-17T13:20:00Z">
                    <w:rPr/>
                  </w:rPrChange>
                </w:rPr>
                <w:t>83.88</w:t>
              </w:r>
            </w:ins>
            <w:del w:id="174" w:author="이수영" w:date="2021-12-17T13:20:00Z">
              <w:r w:rsidRPr="00F306F7" w:rsidDel="00DF7A6C">
                <w:rPr>
                  <w:highlight w:val="yellow"/>
                  <w:rPrChange w:id="175" w:author="이수영" w:date="2021-12-17T13:20:00Z">
                    <w:rPr/>
                  </w:rPrChange>
                </w:rPr>
                <w:delText>90.84</w:delText>
              </w:r>
            </w:del>
          </w:p>
        </w:tc>
      </w:tr>
      <w:tr w:rsidR="00F306F7" w:rsidRPr="00EF31B5" w:rsidTr="00EF31B5">
        <w:trPr>
          <w:trHeight w:val="210"/>
          <w:jc w:val="center"/>
        </w:trPr>
        <w:tc>
          <w:tcPr>
            <w:tcW w:w="2397" w:type="dxa"/>
          </w:tcPr>
          <w:p w:rsidR="00F306F7" w:rsidRPr="00EF31B5" w:rsidRDefault="00F306F7" w:rsidP="00F306F7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F306F7" w:rsidRPr="00EF31B5" w:rsidRDefault="00F306F7" w:rsidP="00F306F7">
            <w:pPr>
              <w:pStyle w:val="MDPI42tablebody"/>
            </w:pPr>
          </w:p>
        </w:tc>
        <w:tc>
          <w:tcPr>
            <w:tcW w:w="89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76" w:author="이수영" w:date="2021-12-17T13:20:00Z">
                  <w:rPr/>
                </w:rPrChange>
              </w:rPr>
            </w:pPr>
            <w:ins w:id="177" w:author="이수영" w:date="2021-12-17T13:20:00Z">
              <w:r w:rsidRPr="00F306F7">
                <w:rPr>
                  <w:highlight w:val="yellow"/>
                  <w:rPrChange w:id="178" w:author="이수영" w:date="2021-12-17T13:20:00Z">
                    <w:rPr/>
                  </w:rPrChange>
                </w:rPr>
                <w:t>-39.74</w:t>
              </w:r>
            </w:ins>
            <w:del w:id="179" w:author="이수영" w:date="2021-12-17T13:20:00Z">
              <w:r w:rsidRPr="00F306F7" w:rsidDel="00DF7A6C">
                <w:rPr>
                  <w:highlight w:val="yellow"/>
                  <w:rPrChange w:id="180" w:author="이수영" w:date="2021-12-17T13:20:00Z">
                    <w:rPr/>
                  </w:rPrChange>
                </w:rPr>
                <w:delText>-40.53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81" w:author="이수영" w:date="2021-12-17T13:20:00Z">
                  <w:rPr/>
                </w:rPrChange>
              </w:rPr>
            </w:pPr>
            <w:ins w:id="182" w:author="이수영" w:date="2021-12-17T13:20:00Z">
              <w:r w:rsidRPr="00F306F7">
                <w:rPr>
                  <w:highlight w:val="yellow"/>
                  <w:rPrChange w:id="183" w:author="이수영" w:date="2021-12-17T13:20:00Z">
                    <w:rPr/>
                  </w:rPrChange>
                </w:rPr>
                <w:t>4.52</w:t>
              </w:r>
            </w:ins>
            <w:del w:id="184" w:author="이수영" w:date="2021-12-17T13:20:00Z">
              <w:r w:rsidRPr="00F306F7" w:rsidDel="00DF7A6C">
                <w:rPr>
                  <w:highlight w:val="yellow"/>
                  <w:rPrChange w:id="185" w:author="이수영" w:date="2021-12-17T13:20:00Z">
                    <w:rPr/>
                  </w:rPrChange>
                </w:rPr>
                <w:delText>4.64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86" w:author="이수영" w:date="2021-12-17T13:20:00Z">
                  <w:rPr/>
                </w:rPrChange>
              </w:rPr>
            </w:pPr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87" w:author="이수영" w:date="2021-12-17T13:20:00Z">
                  <w:rPr/>
                </w:rPrChange>
              </w:rPr>
            </w:pPr>
            <w:ins w:id="188" w:author="이수영" w:date="2021-12-17T13:20:00Z">
              <w:r w:rsidRPr="00F306F7">
                <w:rPr>
                  <w:highlight w:val="yellow"/>
                  <w:rPrChange w:id="189" w:author="이수영" w:date="2021-12-17T13:20:00Z">
                    <w:rPr/>
                  </w:rPrChange>
                </w:rPr>
                <w:t>-39.03</w:t>
              </w:r>
            </w:ins>
            <w:del w:id="190" w:author="이수영" w:date="2021-12-17T13:20:00Z">
              <w:r w:rsidRPr="00F306F7" w:rsidDel="00DF7A6C">
                <w:rPr>
                  <w:highlight w:val="yellow"/>
                  <w:rPrChange w:id="191" w:author="이수영" w:date="2021-12-17T13:20:00Z">
                    <w:rPr/>
                  </w:rPrChange>
                </w:rPr>
                <w:delText>-40.16</w:delText>
              </w:r>
            </w:del>
          </w:p>
        </w:tc>
        <w:tc>
          <w:tcPr>
            <w:tcW w:w="895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92" w:author="이수영" w:date="2021-12-17T13:20:00Z">
                  <w:rPr/>
                </w:rPrChange>
              </w:rPr>
            </w:pPr>
            <w:ins w:id="193" w:author="이수영" w:date="2021-12-17T13:20:00Z">
              <w:r w:rsidRPr="00F306F7">
                <w:rPr>
                  <w:highlight w:val="yellow"/>
                  <w:rPrChange w:id="194" w:author="이수영" w:date="2021-12-17T13:20:00Z">
                    <w:rPr/>
                  </w:rPrChange>
                </w:rPr>
                <w:t>4.47</w:t>
              </w:r>
            </w:ins>
            <w:del w:id="195" w:author="이수영" w:date="2021-12-17T13:20:00Z">
              <w:r w:rsidRPr="00F306F7" w:rsidDel="00DF7A6C">
                <w:rPr>
                  <w:highlight w:val="yellow"/>
                  <w:rPrChange w:id="196" w:author="이수영" w:date="2021-12-17T13:20:00Z">
                    <w:rPr/>
                  </w:rPrChange>
                </w:rPr>
                <w:delText>4.62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97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198" w:author="이수영" w:date="2021-12-17T13:20:00Z">
                  <w:rPr/>
                </w:rPrChange>
              </w:rPr>
            </w:pPr>
            <w:ins w:id="199" w:author="이수영" w:date="2021-12-17T13:20:00Z">
              <w:r w:rsidRPr="00F306F7">
                <w:rPr>
                  <w:highlight w:val="yellow"/>
                  <w:rPrChange w:id="200" w:author="이수영" w:date="2021-12-17T13:20:00Z">
                    <w:rPr/>
                  </w:rPrChange>
                </w:rPr>
                <w:t>-38.98</w:t>
              </w:r>
            </w:ins>
            <w:del w:id="201" w:author="이수영" w:date="2021-12-17T13:20:00Z">
              <w:r w:rsidRPr="00F306F7" w:rsidDel="00DF7A6C">
                <w:rPr>
                  <w:highlight w:val="yellow"/>
                  <w:rPrChange w:id="202" w:author="이수영" w:date="2021-12-17T13:20:00Z">
                    <w:rPr/>
                  </w:rPrChange>
                </w:rPr>
                <w:delText>-40.16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03" w:author="이수영" w:date="2021-12-17T13:20:00Z">
                  <w:rPr/>
                </w:rPrChange>
              </w:rPr>
            </w:pPr>
            <w:ins w:id="204" w:author="이수영" w:date="2021-12-17T13:20:00Z">
              <w:r w:rsidRPr="00F306F7">
                <w:rPr>
                  <w:highlight w:val="yellow"/>
                  <w:rPrChange w:id="205" w:author="이수영" w:date="2021-12-17T13:20:00Z">
                    <w:rPr/>
                  </w:rPrChange>
                </w:rPr>
                <w:t>4.45</w:t>
              </w:r>
            </w:ins>
            <w:del w:id="206" w:author="이수영" w:date="2021-12-17T13:20:00Z">
              <w:r w:rsidRPr="00F306F7" w:rsidDel="00DF7A6C">
                <w:rPr>
                  <w:highlight w:val="yellow"/>
                  <w:rPrChange w:id="207" w:author="이수영" w:date="2021-12-17T13:20:00Z">
                    <w:rPr/>
                  </w:rPrChange>
                </w:rPr>
                <w:delText>4.62</w:delText>
              </w:r>
            </w:del>
          </w:p>
        </w:tc>
        <w:tc>
          <w:tcPr>
            <w:tcW w:w="160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08" w:author="이수영" w:date="2021-12-17T13:20:00Z">
                  <w:rPr/>
                </w:rPrChange>
              </w:rPr>
            </w:pPr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09" w:author="이수영" w:date="2021-12-17T13:20:00Z">
                  <w:rPr/>
                </w:rPrChange>
              </w:rPr>
            </w:pPr>
            <w:ins w:id="210" w:author="이수영" w:date="2021-12-17T13:20:00Z">
              <w:r w:rsidRPr="00F306F7">
                <w:rPr>
                  <w:highlight w:val="yellow"/>
                  <w:rPrChange w:id="211" w:author="이수영" w:date="2021-12-17T13:20:00Z">
                    <w:rPr/>
                  </w:rPrChange>
                </w:rPr>
                <w:t>-38.68</w:t>
              </w:r>
            </w:ins>
            <w:del w:id="212" w:author="이수영" w:date="2021-12-17T13:20:00Z">
              <w:r w:rsidRPr="00F306F7" w:rsidDel="00DF7A6C">
                <w:rPr>
                  <w:highlight w:val="yellow"/>
                  <w:rPrChange w:id="213" w:author="이수영" w:date="2021-12-17T13:20:00Z">
                    <w:rPr/>
                  </w:rPrChange>
                </w:rPr>
                <w:delText>-40.02</w:delText>
              </w:r>
            </w:del>
          </w:p>
        </w:tc>
        <w:tc>
          <w:tcPr>
            <w:tcW w:w="963" w:type="dxa"/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14" w:author="이수영" w:date="2021-12-17T13:20:00Z">
                  <w:rPr/>
                </w:rPrChange>
              </w:rPr>
            </w:pPr>
            <w:ins w:id="215" w:author="이수영" w:date="2021-12-17T13:20:00Z">
              <w:r w:rsidRPr="00F306F7">
                <w:rPr>
                  <w:highlight w:val="yellow"/>
                  <w:rPrChange w:id="216" w:author="이수영" w:date="2021-12-17T13:20:00Z">
                    <w:rPr/>
                  </w:rPrChange>
                </w:rPr>
                <w:t>4.41</w:t>
              </w:r>
            </w:ins>
            <w:del w:id="217" w:author="이수영" w:date="2021-12-17T13:20:00Z">
              <w:r w:rsidRPr="00F306F7" w:rsidDel="00DF7A6C">
                <w:rPr>
                  <w:highlight w:val="yellow"/>
                  <w:rPrChange w:id="218" w:author="이수영" w:date="2021-12-17T13:20:00Z">
                    <w:rPr/>
                  </w:rPrChange>
                </w:rPr>
                <w:delText>4.62</w:delText>
              </w:r>
            </w:del>
          </w:p>
        </w:tc>
      </w:tr>
      <w:tr w:rsidR="00F306F7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F306F7" w:rsidRPr="00EF31B5" w:rsidRDefault="00F306F7" w:rsidP="00F306F7">
            <w:pPr>
              <w:pStyle w:val="MDPI42tablebody"/>
            </w:pPr>
            <w:proofErr w:type="spellStart"/>
            <w:r w:rsidRPr="00EF31B5">
              <w:t>V</w:t>
            </w:r>
            <w:r w:rsidRPr="00EF31B5">
              <w:rPr>
                <w:vertAlign w:val="subscript"/>
              </w:rPr>
              <w:t>nr</w:t>
            </w:r>
            <w:proofErr w:type="spellEnd"/>
            <w:r w:rsidRPr="00EF31B5">
              <w:rPr>
                <w:vertAlign w:val="subscript"/>
              </w:rPr>
              <w:t xml:space="preserve">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F306F7" w:rsidRPr="00EF31B5" w:rsidRDefault="00F306F7" w:rsidP="00F306F7">
            <w:pPr>
              <w:pStyle w:val="MDPI42tablebody"/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19" w:author="이수영" w:date="2021-12-17T13:20:00Z">
                  <w:rPr/>
                </w:rPrChange>
              </w:rPr>
            </w:pPr>
            <w:ins w:id="220" w:author="이수영" w:date="2021-12-17T13:20:00Z">
              <w:r w:rsidRPr="00F306F7">
                <w:rPr>
                  <w:highlight w:val="yellow"/>
                  <w:rPrChange w:id="221" w:author="이수영" w:date="2021-12-17T13:20:00Z">
                    <w:rPr/>
                  </w:rPrChange>
                </w:rPr>
                <w:t>-31.35</w:t>
              </w:r>
            </w:ins>
            <w:del w:id="222" w:author="이수영" w:date="2021-12-17T13:20:00Z">
              <w:r w:rsidRPr="00F306F7" w:rsidDel="00DF7A6C">
                <w:rPr>
                  <w:highlight w:val="yellow"/>
                  <w:rPrChange w:id="223" w:author="이수영" w:date="2021-12-17T13:20:00Z">
                    <w:rPr/>
                  </w:rPrChange>
                </w:rPr>
                <w:delText>-30.18</w:delText>
              </w:r>
            </w:del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24" w:author="이수영" w:date="2021-12-17T13:20:00Z">
                  <w:rPr/>
                </w:rPrChange>
              </w:rPr>
            </w:pPr>
            <w:ins w:id="225" w:author="이수영" w:date="2021-12-17T13:20:00Z">
              <w:r w:rsidRPr="00F306F7">
                <w:rPr>
                  <w:highlight w:val="yellow"/>
                  <w:rPrChange w:id="226" w:author="이수영" w:date="2021-12-17T13:20:00Z">
                    <w:rPr/>
                  </w:rPrChange>
                </w:rPr>
                <w:t>43.04</w:t>
              </w:r>
            </w:ins>
            <w:del w:id="227" w:author="이수영" w:date="2021-12-17T13:20:00Z">
              <w:r w:rsidRPr="00F306F7" w:rsidDel="00DF7A6C">
                <w:rPr>
                  <w:highlight w:val="yellow"/>
                  <w:rPrChange w:id="228" w:author="이수영" w:date="2021-12-17T13:20:00Z">
                    <w:rPr/>
                  </w:rPrChange>
                </w:rPr>
                <w:delText>43.25</w:delText>
              </w:r>
            </w:del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29" w:author="이수영" w:date="2021-12-17T13:20:00Z">
                  <w:rPr/>
                </w:rPrChange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30" w:author="이수영" w:date="2021-12-17T13:20:00Z">
                  <w:rPr/>
                </w:rPrChange>
              </w:rPr>
            </w:pPr>
            <w:ins w:id="231" w:author="이수영" w:date="2021-12-17T13:20:00Z">
              <w:r w:rsidRPr="00F306F7">
                <w:rPr>
                  <w:highlight w:val="yellow"/>
                  <w:rPrChange w:id="232" w:author="이수영" w:date="2021-12-17T13:20:00Z">
                    <w:rPr/>
                  </w:rPrChange>
                </w:rPr>
                <w:t>-30.38</w:t>
              </w:r>
            </w:ins>
            <w:del w:id="233" w:author="이수영" w:date="2021-12-17T13:20:00Z">
              <w:r w:rsidRPr="00F306F7" w:rsidDel="00DF7A6C">
                <w:rPr>
                  <w:highlight w:val="yellow"/>
                  <w:rPrChange w:id="234" w:author="이수영" w:date="2021-12-17T13:20:00Z">
                    <w:rPr/>
                  </w:rPrChange>
                </w:rPr>
                <w:delText>-29.92</w:delText>
              </w:r>
            </w:del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35" w:author="이수영" w:date="2021-12-17T13:20:00Z">
                  <w:rPr/>
                </w:rPrChange>
              </w:rPr>
            </w:pPr>
            <w:ins w:id="236" w:author="이수영" w:date="2021-12-17T13:20:00Z">
              <w:r w:rsidRPr="00F306F7">
                <w:rPr>
                  <w:highlight w:val="yellow"/>
                  <w:rPrChange w:id="237" w:author="이수영" w:date="2021-12-17T13:20:00Z">
                    <w:rPr/>
                  </w:rPrChange>
                </w:rPr>
                <w:t>42.75</w:t>
              </w:r>
            </w:ins>
            <w:del w:id="238" w:author="이수영" w:date="2021-12-17T13:20:00Z">
              <w:r w:rsidRPr="00F306F7" w:rsidDel="00DF7A6C">
                <w:rPr>
                  <w:highlight w:val="yellow"/>
                  <w:rPrChange w:id="239" w:author="이수영" w:date="2021-12-17T13:20:00Z">
                    <w:rPr/>
                  </w:rPrChange>
                </w:rPr>
                <w:delText>43.00</w:delText>
              </w:r>
            </w:del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40" w:author="이수영" w:date="2021-12-17T13:20:00Z">
                  <w:rPr/>
                </w:rPrChange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41" w:author="이수영" w:date="2021-12-17T13:20:00Z">
                  <w:rPr/>
                </w:rPrChange>
              </w:rPr>
            </w:pPr>
            <w:ins w:id="242" w:author="이수영" w:date="2021-12-17T13:20:00Z">
              <w:r w:rsidRPr="00F306F7">
                <w:rPr>
                  <w:highlight w:val="yellow"/>
                  <w:rPrChange w:id="243" w:author="이수영" w:date="2021-12-17T13:20:00Z">
                    <w:rPr/>
                  </w:rPrChange>
                </w:rPr>
                <w:t>-30.52</w:t>
              </w:r>
            </w:ins>
            <w:del w:id="244" w:author="이수영" w:date="2021-12-17T13:20:00Z">
              <w:r w:rsidRPr="00F306F7" w:rsidDel="00DF7A6C">
                <w:rPr>
                  <w:highlight w:val="yellow"/>
                  <w:rPrChange w:id="245" w:author="이수영" w:date="2021-12-17T13:20:00Z">
                    <w:rPr/>
                  </w:rPrChange>
                </w:rPr>
                <w:delText>-30.06</w:delText>
              </w:r>
            </w:del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46" w:author="이수영" w:date="2021-12-17T13:20:00Z">
                  <w:rPr/>
                </w:rPrChange>
              </w:rPr>
            </w:pPr>
            <w:ins w:id="247" w:author="이수영" w:date="2021-12-17T13:20:00Z">
              <w:r w:rsidRPr="00F306F7">
                <w:rPr>
                  <w:highlight w:val="yellow"/>
                  <w:rPrChange w:id="248" w:author="이수영" w:date="2021-12-17T13:20:00Z">
                    <w:rPr/>
                  </w:rPrChange>
                </w:rPr>
                <w:t>42.44</w:t>
              </w:r>
            </w:ins>
            <w:del w:id="249" w:author="이수영" w:date="2021-12-17T13:20:00Z">
              <w:r w:rsidRPr="00F306F7" w:rsidDel="00DF7A6C">
                <w:rPr>
                  <w:highlight w:val="yellow"/>
                  <w:rPrChange w:id="250" w:author="이수영" w:date="2021-12-17T13:20:00Z">
                    <w:rPr/>
                  </w:rPrChange>
                </w:rPr>
                <w:delText>42.89</w:delText>
              </w:r>
            </w:del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51" w:author="이수영" w:date="2021-12-17T13:20:00Z">
                  <w:rPr/>
                </w:rPrChange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52" w:author="이수영" w:date="2021-12-17T13:20:00Z">
                  <w:rPr/>
                </w:rPrChange>
              </w:rPr>
            </w:pPr>
            <w:ins w:id="253" w:author="이수영" w:date="2021-12-17T13:20:00Z">
              <w:r w:rsidRPr="00F306F7">
                <w:rPr>
                  <w:highlight w:val="yellow"/>
                  <w:rPrChange w:id="254" w:author="이수영" w:date="2021-12-17T13:20:00Z">
                    <w:rPr/>
                  </w:rPrChange>
                </w:rPr>
                <w:t>-30.81</w:t>
              </w:r>
            </w:ins>
            <w:del w:id="255" w:author="이수영" w:date="2021-12-17T13:20:00Z">
              <w:r w:rsidRPr="00F306F7" w:rsidDel="00DF7A6C">
                <w:rPr>
                  <w:highlight w:val="yellow"/>
                  <w:rPrChange w:id="256" w:author="이수영" w:date="2021-12-17T13:20:00Z">
                    <w:rPr/>
                  </w:rPrChange>
                </w:rPr>
                <w:delText>-29.82</w:delText>
              </w:r>
            </w:del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F306F7" w:rsidRPr="00F306F7" w:rsidRDefault="00F306F7" w:rsidP="00F306F7">
            <w:pPr>
              <w:pStyle w:val="MDPI42tablebody"/>
              <w:rPr>
                <w:highlight w:val="yellow"/>
                <w:rPrChange w:id="257" w:author="이수영" w:date="2021-12-17T13:20:00Z">
                  <w:rPr/>
                </w:rPrChange>
              </w:rPr>
            </w:pPr>
            <w:ins w:id="258" w:author="이수영" w:date="2021-12-17T13:20:00Z">
              <w:r w:rsidRPr="00F306F7">
                <w:rPr>
                  <w:highlight w:val="yellow"/>
                  <w:rPrChange w:id="259" w:author="이수영" w:date="2021-12-17T13:20:00Z">
                    <w:rPr/>
                  </w:rPrChange>
                </w:rPr>
                <w:t>42.33</w:t>
              </w:r>
            </w:ins>
            <w:del w:id="260" w:author="이수영" w:date="2021-12-17T13:20:00Z">
              <w:r w:rsidRPr="00F306F7" w:rsidDel="00DF7A6C">
                <w:rPr>
                  <w:highlight w:val="yellow"/>
                  <w:rPrChange w:id="261" w:author="이수영" w:date="2021-12-17T13:20:00Z">
                    <w:rPr/>
                  </w:rPrChange>
                </w:rPr>
                <w:delText>42.68</w:delText>
              </w:r>
            </w:del>
          </w:p>
        </w:tc>
      </w:tr>
    </w:tbl>
    <w:p w:rsidR="00356C17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V</w:t>
      </w:r>
      <w:r w:rsidRPr="00EF31B5">
        <w:rPr>
          <w:vertAlign w:val="subscript"/>
        </w:rPr>
        <w:t>max</w:t>
      </w:r>
      <w:r w:rsidRPr="00EF31B5">
        <w:t>, maximum velocity; k</w:t>
      </w:r>
      <w:r w:rsidRPr="00EF31B5">
        <w:rPr>
          <w:vertAlign w:val="subscript"/>
        </w:rPr>
        <w:t>m</w:t>
      </w:r>
      <w:r w:rsidRPr="00EF31B5">
        <w:t xml:space="preserve">, Michaelis constant; </w:t>
      </w:r>
      <w:proofErr w:type="spellStart"/>
      <w:r w:rsidRPr="00EF31B5">
        <w:t>V</w:t>
      </w:r>
      <w:r w:rsidRPr="00EF31B5">
        <w:rPr>
          <w:vertAlign w:val="subscript"/>
        </w:rPr>
        <w:t>nr</w:t>
      </w:r>
      <w:proofErr w:type="spellEnd"/>
      <w:r w:rsidRPr="00EF31B5">
        <w:t>, distribution volume independent of renal function.</w:t>
      </w:r>
    </w:p>
    <w:p w:rsidR="00356C17" w:rsidRDefault="00356C17" w:rsidP="002241A0">
      <w:pPr>
        <w:pStyle w:val="MDPI511onefigurecaption"/>
        <w:rPr>
          <w:lang w:eastAsia="ko-KR"/>
        </w:rPr>
      </w:pPr>
      <w:r>
        <w:br w:type="page"/>
      </w:r>
      <w:ins w:id="262" w:author="이수영" w:date="2021-12-17T13:23:00Z">
        <w:r w:rsidR="00F306F7">
          <w:lastRenderedPageBreak/>
          <w:drawing>
            <wp:inline distT="0" distB="0" distL="0" distR="0" wp14:anchorId="7A50AEA2" wp14:editId="0448709F">
              <wp:extent cx="4114800" cy="6144648"/>
              <wp:effectExtent l="0" t="0" r="0" b="8890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6144648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  <w:del w:id="263" w:author="이수영" w:date="2021-12-17T13:23:00Z">
        <w:r w:rsidR="002241A0" w:rsidDel="00F306F7">
          <w:rPr>
            <w:lang w:eastAsia="ko-KR"/>
          </w:rPr>
          <w:drawing>
            <wp:inline distT="0" distB="0" distL="0" distR="0">
              <wp:extent cx="4114800" cy="6144895"/>
              <wp:effectExtent l="0" t="0" r="0" b="0"/>
              <wp:docPr id="11" name="그림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14800" cy="614489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:rsidR="00356C17" w:rsidRDefault="002241A0" w:rsidP="002241A0">
      <w:pPr>
        <w:pStyle w:val="MDPI511onefigurecaption"/>
        <w:rPr>
          <w:lang w:eastAsia="ko-KR"/>
        </w:rPr>
      </w:pPr>
      <w:r w:rsidRPr="00F306F7">
        <w:rPr>
          <w:rFonts w:cs="Arial"/>
          <w:b/>
          <w:bCs/>
          <w:highlight w:val="yellow"/>
          <w:rPrChange w:id="264" w:author="이수영" w:date="2021-12-17T13:24:00Z">
            <w:rPr>
              <w:rFonts w:cs="Arial"/>
              <w:b/>
              <w:bCs/>
            </w:rPr>
          </w:rPrChange>
        </w:rPr>
        <w:t xml:space="preserve">Figure S8. </w:t>
      </w:r>
      <w:r w:rsidRPr="00F306F7">
        <w:rPr>
          <w:highlight w:val="yellow"/>
          <w:rPrChange w:id="265" w:author="이수영" w:date="2021-12-17T13:24:00Z">
            <w:rPr/>
          </w:rPrChange>
        </w:rPr>
        <w:t>Graphs representing the phenytoin parameters estimated versus true values in each external validation scenario. The identity line is shown in red and a trend line in blue has been drawn for each model. (</w:t>
      </w:r>
      <w:r w:rsidRPr="00F306F7">
        <w:rPr>
          <w:b/>
          <w:highlight w:val="yellow"/>
          <w:rPrChange w:id="266" w:author="이수영" w:date="2021-12-17T13:24:00Z">
            <w:rPr>
              <w:b/>
            </w:rPr>
          </w:rPrChange>
        </w:rPr>
        <w:t>A</w:t>
      </w:r>
      <w:r w:rsidRPr="00F306F7">
        <w:rPr>
          <w:highlight w:val="yellow"/>
          <w:rPrChange w:id="267" w:author="이수영" w:date="2021-12-17T13:24:00Z">
            <w:rPr/>
          </w:rPrChange>
        </w:rPr>
        <w:t>) Signal dose. (</w:t>
      </w:r>
      <w:r w:rsidRPr="00F306F7">
        <w:rPr>
          <w:b/>
          <w:highlight w:val="yellow"/>
          <w:rPrChange w:id="268" w:author="이수영" w:date="2021-12-17T13:24:00Z">
            <w:rPr>
              <w:b/>
            </w:rPr>
          </w:rPrChange>
        </w:rPr>
        <w:t>B</w:t>
      </w:r>
      <w:r w:rsidRPr="00F306F7">
        <w:rPr>
          <w:highlight w:val="yellow"/>
          <w:rPrChange w:id="269" w:author="이수영" w:date="2021-12-17T13:24:00Z">
            <w:rPr/>
          </w:rPrChange>
        </w:rPr>
        <w:t xml:space="preserve">) Steady state. </w:t>
      </w:r>
      <w:r w:rsidR="00356C17" w:rsidRPr="00F306F7">
        <w:rPr>
          <w:rFonts w:cs="Arial"/>
          <w:b/>
          <w:highlight w:val="yellow"/>
          <w:rPrChange w:id="270" w:author="이수영" w:date="2021-12-17T13:24:00Z">
            <w:rPr>
              <w:rFonts w:cs="Arial"/>
              <w:b/>
            </w:rPr>
          </w:rPrChange>
        </w:rPr>
        <w:t>Abbreviations:</w:t>
      </w:r>
      <w:r w:rsidR="00356C17" w:rsidRPr="00F306F7">
        <w:rPr>
          <w:highlight w:val="yellow"/>
          <w:rPrChange w:id="271" w:author="이수영" w:date="2021-12-17T13:24:00Z">
            <w:rPr/>
          </w:rPrChange>
        </w:rPr>
        <w:t xml:space="preserve"> V</w:t>
      </w:r>
      <w:r w:rsidR="00356C17" w:rsidRPr="00F306F7">
        <w:rPr>
          <w:highlight w:val="yellow"/>
          <w:vertAlign w:val="subscript"/>
          <w:rPrChange w:id="272" w:author="이수영" w:date="2021-12-17T13:24:00Z">
            <w:rPr>
              <w:vertAlign w:val="subscript"/>
            </w:rPr>
          </w:rPrChange>
        </w:rPr>
        <w:t>max</w:t>
      </w:r>
      <w:r w:rsidR="00356C17" w:rsidRPr="00F306F7">
        <w:rPr>
          <w:highlight w:val="yellow"/>
          <w:rPrChange w:id="273" w:author="이수영" w:date="2021-12-17T13:24:00Z">
            <w:rPr/>
          </w:rPrChange>
        </w:rPr>
        <w:t>, maximum velocity; k</w:t>
      </w:r>
      <w:r w:rsidR="00356C17" w:rsidRPr="00F306F7">
        <w:rPr>
          <w:highlight w:val="yellow"/>
          <w:vertAlign w:val="subscript"/>
          <w:rPrChange w:id="274" w:author="이수영" w:date="2021-12-17T13:24:00Z">
            <w:rPr>
              <w:vertAlign w:val="subscript"/>
            </w:rPr>
          </w:rPrChange>
        </w:rPr>
        <w:t>m</w:t>
      </w:r>
      <w:r w:rsidR="00356C17" w:rsidRPr="00F306F7">
        <w:rPr>
          <w:highlight w:val="yellow"/>
          <w:rPrChange w:id="275" w:author="이수영" w:date="2021-12-17T13:24:00Z">
            <w:rPr/>
          </w:rPrChange>
        </w:rPr>
        <w:t>, Michaelis constant; V</w:t>
      </w:r>
      <w:r w:rsidR="00356C17" w:rsidRPr="00F306F7">
        <w:rPr>
          <w:highlight w:val="yellow"/>
          <w:vertAlign w:val="subscript"/>
          <w:rPrChange w:id="276" w:author="이수영" w:date="2021-12-17T13:24:00Z">
            <w:rPr>
              <w:vertAlign w:val="subscript"/>
            </w:rPr>
          </w:rPrChange>
        </w:rPr>
        <w:t>nr</w:t>
      </w:r>
      <w:r w:rsidR="00356C17" w:rsidRPr="00F306F7">
        <w:rPr>
          <w:highlight w:val="yellow"/>
          <w:rPrChange w:id="277" w:author="이수영" w:date="2021-12-17T13:24:00Z">
            <w:rPr/>
          </w:rPrChange>
        </w:rPr>
        <w:t>, distribution volume independent of renal function.</w:t>
      </w:r>
      <w:bookmarkEnd w:id="0"/>
      <w:bookmarkEnd w:id="1"/>
    </w:p>
    <w:sectPr w:rsidR="00356C17" w:rsidSect="00EF31B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 w:code="9"/>
      <w:pgMar w:top="1417" w:right="720" w:bottom="1077" w:left="720" w:header="1020" w:footer="340" w:gutter="0"/>
      <w:lnNumType w:countBy="1" w:distance="255" w:restart="continuous"/>
      <w:pgNumType w:start="1"/>
      <w:cols w:space="425"/>
      <w:bidi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736C" w:rsidRDefault="0029736C">
      <w:pPr>
        <w:spacing w:line="240" w:lineRule="auto"/>
      </w:pPr>
      <w:r>
        <w:separator/>
      </w:r>
    </w:p>
  </w:endnote>
  <w:endnote w:type="continuationSeparator" w:id="0">
    <w:p w:rsidR="0029736C" w:rsidRDefault="002973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A03B96" w:rsidRDefault="00500525" w:rsidP="00500525">
    <w:pPr>
      <w:pStyle w:val="a4"/>
      <w:spacing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372FCD" w:rsidRDefault="00500525" w:rsidP="00E3438C">
    <w:pPr>
      <w:tabs>
        <w:tab w:val="right" w:pos="10466"/>
      </w:tabs>
      <w:adjustRightInd w:val="0"/>
      <w:snapToGrid w:val="0"/>
      <w:spacing w:line="240" w:lineRule="auto"/>
      <w:rPr>
        <w:sz w:val="16"/>
        <w:szCs w:val="16"/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736C" w:rsidRDefault="0029736C">
      <w:pPr>
        <w:spacing w:line="240" w:lineRule="auto"/>
      </w:pPr>
      <w:r>
        <w:separator/>
      </w:r>
    </w:p>
  </w:footnote>
  <w:footnote w:type="continuationSeparator" w:id="0">
    <w:p w:rsidR="0029736C" w:rsidRDefault="002973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Default="00500525" w:rsidP="00500525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6559E0" w:rsidRDefault="00500525" w:rsidP="00AD29CB">
    <w:pPr>
      <w:pBdr>
        <w:bottom w:val="single" w:sz="4" w:space="1" w:color="000000"/>
      </w:pBdr>
      <w:tabs>
        <w:tab w:val="right" w:pos="8844"/>
      </w:tabs>
      <w:adjustRightInd w:val="0"/>
      <w:snapToGrid w:val="0"/>
      <w:spacing w:after="480" w:line="100" w:lineRule="exact"/>
      <w:jc w:val="left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468F5"/>
    <w:multiLevelType w:val="hybridMultilevel"/>
    <w:tmpl w:val="F7E250A8"/>
    <w:lvl w:ilvl="0" w:tplc="5A92E4B0">
      <w:start w:val="1"/>
      <w:numFmt w:val="decimal"/>
      <w:lvlRestart w:val="0"/>
      <w:pStyle w:val="MDPI71References"/>
      <w:lvlText w:val="%1."/>
      <w:lvlJc w:val="left"/>
      <w:pPr>
        <w:ind w:left="425" w:hanging="425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6F5D"/>
    <w:multiLevelType w:val="hybridMultilevel"/>
    <w:tmpl w:val="8BFE0D56"/>
    <w:lvl w:ilvl="0" w:tplc="CCCE9BD4">
      <w:start w:val="1"/>
      <w:numFmt w:val="bullet"/>
      <w:lvlRestart w:val="0"/>
      <w:pStyle w:val="MDPI38bullet"/>
      <w:lvlText w:val=""/>
      <w:lvlJc w:val="left"/>
      <w:pPr>
        <w:ind w:left="3033" w:hanging="42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2" w15:restartNumberingAfterBreak="0">
    <w:nsid w:val="250A245F"/>
    <w:multiLevelType w:val="hybridMultilevel"/>
    <w:tmpl w:val="29E20A30"/>
    <w:lvl w:ilvl="0" w:tplc="1AF444C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5051C"/>
    <w:multiLevelType w:val="hybridMultilevel"/>
    <w:tmpl w:val="D6480D34"/>
    <w:lvl w:ilvl="0" w:tplc="CDCEE7DA">
      <w:start w:val="1"/>
      <w:numFmt w:val="decimal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2E1BA0"/>
    <w:multiLevelType w:val="hybridMultilevel"/>
    <w:tmpl w:val="EF3C6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A6535"/>
    <w:multiLevelType w:val="hybridMultilevel"/>
    <w:tmpl w:val="3CB68362"/>
    <w:lvl w:ilvl="0" w:tplc="B2367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2E2771B"/>
    <w:multiLevelType w:val="hybridMultilevel"/>
    <w:tmpl w:val="A2A06AAC"/>
    <w:lvl w:ilvl="0" w:tplc="C788203A">
      <w:start w:val="1"/>
      <w:numFmt w:val="decimal"/>
      <w:lvlRestart w:val="0"/>
      <w:pStyle w:val="MDPI71FootNotes"/>
      <w:lvlText w:val="%1"/>
      <w:lvlJc w:val="left"/>
      <w:pPr>
        <w:ind w:left="425" w:hanging="425"/>
      </w:pPr>
      <w:rPr>
        <w:rFonts w:hint="eastAsia"/>
        <w:caps w:val="0"/>
        <w:strike w:val="0"/>
        <w:dstrike w:val="0"/>
        <w:vanish w:val="0"/>
        <w:sz w:val="18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75B53"/>
    <w:multiLevelType w:val="hybridMultilevel"/>
    <w:tmpl w:val="A0DCA02E"/>
    <w:lvl w:ilvl="0" w:tplc="5CB0595C">
      <w:start w:val="1"/>
      <w:numFmt w:val="decimal"/>
      <w:lvlRestart w:val="0"/>
      <w:pStyle w:val="MDPI37itemize"/>
      <w:lvlText w:val="%1."/>
      <w:lvlJc w:val="left"/>
      <w:pPr>
        <w:ind w:left="3033" w:hanging="425"/>
      </w:pPr>
    </w:lvl>
    <w:lvl w:ilvl="1" w:tplc="04090019" w:tentative="1">
      <w:start w:val="1"/>
      <w:numFmt w:val="lowerLetter"/>
      <w:lvlText w:val="%2."/>
      <w:lvlJc w:val="left"/>
      <w:pPr>
        <w:ind w:left="3691" w:hanging="360"/>
      </w:pPr>
    </w:lvl>
    <w:lvl w:ilvl="2" w:tplc="0409001B" w:tentative="1">
      <w:start w:val="1"/>
      <w:numFmt w:val="lowerRoman"/>
      <w:lvlText w:val="%3."/>
      <w:lvlJc w:val="right"/>
      <w:pPr>
        <w:ind w:left="4411" w:hanging="180"/>
      </w:pPr>
    </w:lvl>
    <w:lvl w:ilvl="3" w:tplc="0409000F" w:tentative="1">
      <w:start w:val="1"/>
      <w:numFmt w:val="decimal"/>
      <w:lvlText w:val="%4."/>
      <w:lvlJc w:val="left"/>
      <w:pPr>
        <w:ind w:left="5131" w:hanging="360"/>
      </w:pPr>
    </w:lvl>
    <w:lvl w:ilvl="4" w:tplc="04090019" w:tentative="1">
      <w:start w:val="1"/>
      <w:numFmt w:val="lowerLetter"/>
      <w:lvlText w:val="%5."/>
      <w:lvlJc w:val="left"/>
      <w:pPr>
        <w:ind w:left="5851" w:hanging="360"/>
      </w:pPr>
    </w:lvl>
    <w:lvl w:ilvl="5" w:tplc="0409001B" w:tentative="1">
      <w:start w:val="1"/>
      <w:numFmt w:val="lowerRoman"/>
      <w:lvlText w:val="%6."/>
      <w:lvlJc w:val="right"/>
      <w:pPr>
        <w:ind w:left="6571" w:hanging="180"/>
      </w:pPr>
    </w:lvl>
    <w:lvl w:ilvl="6" w:tplc="0409000F" w:tentative="1">
      <w:start w:val="1"/>
      <w:numFmt w:val="decimal"/>
      <w:lvlText w:val="%7."/>
      <w:lvlJc w:val="left"/>
      <w:pPr>
        <w:ind w:left="7291" w:hanging="360"/>
      </w:pPr>
    </w:lvl>
    <w:lvl w:ilvl="7" w:tplc="04090019" w:tentative="1">
      <w:start w:val="1"/>
      <w:numFmt w:val="lowerLetter"/>
      <w:lvlText w:val="%8."/>
      <w:lvlJc w:val="left"/>
      <w:pPr>
        <w:ind w:left="8011" w:hanging="360"/>
      </w:pPr>
    </w:lvl>
    <w:lvl w:ilvl="8" w:tplc="0409001B" w:tentative="1">
      <w:start w:val="1"/>
      <w:numFmt w:val="lowerRoman"/>
      <w:lvlText w:val="%9."/>
      <w:lvlJc w:val="right"/>
      <w:pPr>
        <w:ind w:left="8731" w:hanging="180"/>
      </w:pPr>
    </w:lvl>
  </w:abstractNum>
  <w:abstractNum w:abstractNumId="8" w15:restartNumberingAfterBreak="0">
    <w:nsid w:val="706D5736"/>
    <w:multiLevelType w:val="hybridMultilevel"/>
    <w:tmpl w:val="E3640C5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1"/>
  </w:num>
  <w:num w:numId="8">
    <w:abstractNumId w:val="7"/>
  </w:num>
  <w:num w:numId="9">
    <w:abstractNumId w:val="1"/>
  </w:num>
  <w:num w:numId="10">
    <w:abstractNumId w:val="7"/>
  </w:num>
  <w:num w:numId="11">
    <w:abstractNumId w:val="1"/>
  </w:num>
  <w:num w:numId="12">
    <w:abstractNumId w:val="8"/>
  </w:num>
  <w:num w:numId="13">
    <w:abstractNumId w:val="7"/>
  </w:num>
  <w:num w:numId="14">
    <w:abstractNumId w:val="1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이수영">
    <w15:presenceInfo w15:providerId="None" w15:userId="이수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efaultTabStop w:val="510"/>
  <w:autoHyphenation/>
  <w:drawingGridHorizontalSpacing w:val="10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A0"/>
    <w:rsid w:val="00015C73"/>
    <w:rsid w:val="00022E2A"/>
    <w:rsid w:val="0003476E"/>
    <w:rsid w:val="000617FA"/>
    <w:rsid w:val="00067900"/>
    <w:rsid w:val="0008406F"/>
    <w:rsid w:val="00090077"/>
    <w:rsid w:val="00095B02"/>
    <w:rsid w:val="000C3067"/>
    <w:rsid w:val="000D6C7F"/>
    <w:rsid w:val="00111E67"/>
    <w:rsid w:val="00115796"/>
    <w:rsid w:val="00116DE6"/>
    <w:rsid w:val="001479E9"/>
    <w:rsid w:val="00166DF0"/>
    <w:rsid w:val="001673D8"/>
    <w:rsid w:val="00187652"/>
    <w:rsid w:val="001E2AEB"/>
    <w:rsid w:val="001F62D6"/>
    <w:rsid w:val="0022259E"/>
    <w:rsid w:val="002241A0"/>
    <w:rsid w:val="00246543"/>
    <w:rsid w:val="00251088"/>
    <w:rsid w:val="00251A53"/>
    <w:rsid w:val="00257DAE"/>
    <w:rsid w:val="00266A00"/>
    <w:rsid w:val="00272504"/>
    <w:rsid w:val="0029736C"/>
    <w:rsid w:val="002B0454"/>
    <w:rsid w:val="002B10E7"/>
    <w:rsid w:val="002B1340"/>
    <w:rsid w:val="002B2041"/>
    <w:rsid w:val="002C1F1B"/>
    <w:rsid w:val="002E656C"/>
    <w:rsid w:val="002F2BF3"/>
    <w:rsid w:val="00301952"/>
    <w:rsid w:val="00310B41"/>
    <w:rsid w:val="00326141"/>
    <w:rsid w:val="00351BFC"/>
    <w:rsid w:val="00356C17"/>
    <w:rsid w:val="00373EDB"/>
    <w:rsid w:val="003773D7"/>
    <w:rsid w:val="0038554F"/>
    <w:rsid w:val="003B54CB"/>
    <w:rsid w:val="003C1B29"/>
    <w:rsid w:val="003C38D0"/>
    <w:rsid w:val="003C7E5C"/>
    <w:rsid w:val="003D0C15"/>
    <w:rsid w:val="003F1316"/>
    <w:rsid w:val="00401D30"/>
    <w:rsid w:val="00415171"/>
    <w:rsid w:val="00416ABD"/>
    <w:rsid w:val="00421508"/>
    <w:rsid w:val="00434F37"/>
    <w:rsid w:val="00467243"/>
    <w:rsid w:val="004B4AE9"/>
    <w:rsid w:val="004B740B"/>
    <w:rsid w:val="004C2E42"/>
    <w:rsid w:val="004E2731"/>
    <w:rsid w:val="004F2F11"/>
    <w:rsid w:val="004F34FA"/>
    <w:rsid w:val="00500525"/>
    <w:rsid w:val="0050360A"/>
    <w:rsid w:val="00506063"/>
    <w:rsid w:val="005318F4"/>
    <w:rsid w:val="00533599"/>
    <w:rsid w:val="00543B26"/>
    <w:rsid w:val="0055794F"/>
    <w:rsid w:val="00577C58"/>
    <w:rsid w:val="005A19D1"/>
    <w:rsid w:val="005C79B6"/>
    <w:rsid w:val="005C7C8D"/>
    <w:rsid w:val="005D057F"/>
    <w:rsid w:val="005E664D"/>
    <w:rsid w:val="0062413E"/>
    <w:rsid w:val="00625388"/>
    <w:rsid w:val="00631C7E"/>
    <w:rsid w:val="0063235A"/>
    <w:rsid w:val="006554EA"/>
    <w:rsid w:val="006635D9"/>
    <w:rsid w:val="00666C7C"/>
    <w:rsid w:val="00670F13"/>
    <w:rsid w:val="00686098"/>
    <w:rsid w:val="00692393"/>
    <w:rsid w:val="006A2D73"/>
    <w:rsid w:val="006B0E60"/>
    <w:rsid w:val="006B6741"/>
    <w:rsid w:val="006E7987"/>
    <w:rsid w:val="007204FD"/>
    <w:rsid w:val="00727838"/>
    <w:rsid w:val="00734488"/>
    <w:rsid w:val="00763C7D"/>
    <w:rsid w:val="00794F16"/>
    <w:rsid w:val="007A2BD3"/>
    <w:rsid w:val="007B0D40"/>
    <w:rsid w:val="007E61F7"/>
    <w:rsid w:val="008138A4"/>
    <w:rsid w:val="00844F57"/>
    <w:rsid w:val="0089208A"/>
    <w:rsid w:val="008C09C4"/>
    <w:rsid w:val="008E3039"/>
    <w:rsid w:val="008E628F"/>
    <w:rsid w:val="008E758C"/>
    <w:rsid w:val="008F4092"/>
    <w:rsid w:val="008F5424"/>
    <w:rsid w:val="008F626D"/>
    <w:rsid w:val="009143A1"/>
    <w:rsid w:val="00914F99"/>
    <w:rsid w:val="00923F49"/>
    <w:rsid w:val="00936C0D"/>
    <w:rsid w:val="00942942"/>
    <w:rsid w:val="00946E08"/>
    <w:rsid w:val="00953500"/>
    <w:rsid w:val="00954D19"/>
    <w:rsid w:val="00955A2B"/>
    <w:rsid w:val="00967BF2"/>
    <w:rsid w:val="009B7C4F"/>
    <w:rsid w:val="009C540D"/>
    <w:rsid w:val="009F3678"/>
    <w:rsid w:val="009F5A34"/>
    <w:rsid w:val="009F70E6"/>
    <w:rsid w:val="00A00B5A"/>
    <w:rsid w:val="00A4229B"/>
    <w:rsid w:val="00AB2818"/>
    <w:rsid w:val="00AB66A3"/>
    <w:rsid w:val="00AD29CB"/>
    <w:rsid w:val="00AD6108"/>
    <w:rsid w:val="00B0684A"/>
    <w:rsid w:val="00B13D24"/>
    <w:rsid w:val="00B16E98"/>
    <w:rsid w:val="00B218B8"/>
    <w:rsid w:val="00B435C9"/>
    <w:rsid w:val="00B44DE2"/>
    <w:rsid w:val="00B61DD3"/>
    <w:rsid w:val="00B667E0"/>
    <w:rsid w:val="00B828C6"/>
    <w:rsid w:val="00B922C4"/>
    <w:rsid w:val="00BA36AD"/>
    <w:rsid w:val="00BF6A83"/>
    <w:rsid w:val="00C23E71"/>
    <w:rsid w:val="00C259A0"/>
    <w:rsid w:val="00C43AB8"/>
    <w:rsid w:val="00C462B8"/>
    <w:rsid w:val="00C66CBC"/>
    <w:rsid w:val="00C73D7F"/>
    <w:rsid w:val="00C87C58"/>
    <w:rsid w:val="00CD1626"/>
    <w:rsid w:val="00CD184F"/>
    <w:rsid w:val="00CE10EA"/>
    <w:rsid w:val="00CF6652"/>
    <w:rsid w:val="00D038C3"/>
    <w:rsid w:val="00D06743"/>
    <w:rsid w:val="00D260F5"/>
    <w:rsid w:val="00D43DFF"/>
    <w:rsid w:val="00D64004"/>
    <w:rsid w:val="00D85447"/>
    <w:rsid w:val="00DA74BB"/>
    <w:rsid w:val="00E27EC3"/>
    <w:rsid w:val="00E3438C"/>
    <w:rsid w:val="00E43419"/>
    <w:rsid w:val="00E61820"/>
    <w:rsid w:val="00E646E9"/>
    <w:rsid w:val="00E678A1"/>
    <w:rsid w:val="00E76297"/>
    <w:rsid w:val="00E808DC"/>
    <w:rsid w:val="00E86645"/>
    <w:rsid w:val="00EA6206"/>
    <w:rsid w:val="00EB254F"/>
    <w:rsid w:val="00EF23F6"/>
    <w:rsid w:val="00EF31B5"/>
    <w:rsid w:val="00F022DA"/>
    <w:rsid w:val="00F12444"/>
    <w:rsid w:val="00F25D92"/>
    <w:rsid w:val="00F306F7"/>
    <w:rsid w:val="00F47D54"/>
    <w:rsid w:val="00F60AC8"/>
    <w:rsid w:val="00F77FD3"/>
    <w:rsid w:val="00FB13ED"/>
    <w:rsid w:val="00FB3694"/>
    <w:rsid w:val="00FB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8478F5"/>
  <w15:chartTrackingRefBased/>
  <w15:docId w15:val="{B3F6AB1D-2909-4821-BCE4-81BCF306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4004"/>
    <w:pPr>
      <w:spacing w:line="260" w:lineRule="atLeast"/>
      <w:jc w:val="both"/>
    </w:pPr>
    <w:rPr>
      <w:rFonts w:ascii="Palatino Linotype" w:hAnsi="Palatino Linotype"/>
      <w:noProof/>
      <w:color w:val="00000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PI11articletype">
    <w:name w:val="MDPI_1.1_article_type"/>
    <w:next w:val="a"/>
    <w:qFormat/>
    <w:rsid w:val="00D64004"/>
    <w:pPr>
      <w:adjustRightInd w:val="0"/>
      <w:snapToGrid w:val="0"/>
      <w:spacing w:before="240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12title">
    <w:name w:val="MDPI_1.2_title"/>
    <w:next w:val="a"/>
    <w:qFormat/>
    <w:rsid w:val="00D64004"/>
    <w:pPr>
      <w:adjustRightInd w:val="0"/>
      <w:snapToGrid w:val="0"/>
      <w:spacing w:after="240" w:line="240" w:lineRule="atLeas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next w:val="a"/>
    <w:qFormat/>
    <w:rsid w:val="00D64004"/>
    <w:pPr>
      <w:adjustRightInd w:val="0"/>
      <w:snapToGrid w:val="0"/>
      <w:spacing w:after="360" w:line="260" w:lineRule="atLeast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14history">
    <w:name w:val="MDPI_1.4_history"/>
    <w:basedOn w:val="a"/>
    <w:next w:val="a"/>
    <w:qFormat/>
    <w:rsid w:val="00D64004"/>
    <w:pPr>
      <w:adjustRightInd w:val="0"/>
      <w:snapToGrid w:val="0"/>
      <w:spacing w:line="240" w:lineRule="atLeast"/>
      <w:ind w:right="113"/>
      <w:jc w:val="left"/>
    </w:pPr>
    <w:rPr>
      <w:rFonts w:eastAsia="Times New Roman"/>
      <w:noProof w:val="0"/>
      <w:sz w:val="14"/>
      <w:lang w:eastAsia="de-DE" w:bidi="en-US"/>
    </w:rPr>
  </w:style>
  <w:style w:type="paragraph" w:customStyle="1" w:styleId="MDPI16affiliation">
    <w:name w:val="MDPI_1.6_affiliation"/>
    <w:qFormat/>
    <w:rsid w:val="00D64004"/>
    <w:pPr>
      <w:adjustRightInd w:val="0"/>
      <w:snapToGrid w:val="0"/>
      <w:spacing w:line="200" w:lineRule="atLeast"/>
      <w:ind w:left="2806" w:hanging="198"/>
    </w:pPr>
    <w:rPr>
      <w:rFonts w:ascii="Palatino Linotype" w:eastAsia="Times New Roman" w:hAnsi="Palatino Linotype"/>
      <w:color w:val="000000"/>
      <w:sz w:val="16"/>
      <w:szCs w:val="18"/>
      <w:lang w:eastAsia="de-DE" w:bidi="en-US"/>
    </w:rPr>
  </w:style>
  <w:style w:type="paragraph" w:customStyle="1" w:styleId="MDPI17abstract">
    <w:name w:val="MDPI_1.7_abstract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color w:val="000000"/>
      <w:sz w:val="18"/>
      <w:szCs w:val="22"/>
      <w:lang w:eastAsia="de-DE" w:bidi="en-US"/>
    </w:rPr>
  </w:style>
  <w:style w:type="paragraph" w:customStyle="1" w:styleId="MDPI18keywords">
    <w:name w:val="MDPI_1.8_keywords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szCs w:val="22"/>
      <w:lang w:eastAsia="de-DE" w:bidi="en-US"/>
    </w:rPr>
  </w:style>
  <w:style w:type="paragraph" w:customStyle="1" w:styleId="MDPI19line">
    <w:name w:val="MDPI_1.9_line"/>
    <w:qFormat/>
    <w:rsid w:val="00D64004"/>
    <w:pPr>
      <w:pBdr>
        <w:bottom w:val="single" w:sz="6" w:space="1" w:color="auto"/>
      </w:pBdr>
      <w:adjustRightInd w:val="0"/>
      <w:snapToGrid w:val="0"/>
      <w:spacing w:after="480" w:line="260" w:lineRule="atLeast"/>
      <w:ind w:left="2608"/>
      <w:jc w:val="both"/>
    </w:pPr>
    <w:rPr>
      <w:rFonts w:ascii="Palatino Linotype" w:eastAsia="Times New Roman" w:hAnsi="Palatino Linotype" w:cs="Cordia New"/>
      <w:color w:val="000000"/>
      <w:szCs w:val="24"/>
      <w:lang w:eastAsia="de-DE" w:bidi="en-US"/>
    </w:rPr>
  </w:style>
  <w:style w:type="table" w:customStyle="1" w:styleId="Mdeck5tablebodythreelines">
    <w:name w:val="M_deck_5_table_body_three_lines"/>
    <w:basedOn w:val="a1"/>
    <w:uiPriority w:val="99"/>
    <w:rsid w:val="00533599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3">
    <w:name w:val="Table Grid"/>
    <w:basedOn w:val="a1"/>
    <w:uiPriority w:val="59"/>
    <w:rsid w:val="00D64004"/>
    <w:pPr>
      <w:spacing w:line="260" w:lineRule="atLeast"/>
      <w:jc w:val="both"/>
    </w:pPr>
    <w:rPr>
      <w:rFonts w:ascii="Palatino Linotype" w:hAnsi="Palatino Linotype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rsid w:val="00D64004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Char">
    <w:name w:val="바닥글 Char"/>
    <w:link w:val="a4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styleId="a5">
    <w:name w:val="header"/>
    <w:basedOn w:val="a"/>
    <w:link w:val="Char0"/>
    <w:uiPriority w:val="99"/>
    <w:rsid w:val="00D64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Char0">
    <w:name w:val="머리글 Char"/>
    <w:link w:val="a5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customStyle="1" w:styleId="MDPIheaderjournallogo">
    <w:name w:val="MDPI_header_journal_logo"/>
    <w:qFormat/>
    <w:rsid w:val="00D64004"/>
    <w:pPr>
      <w:adjustRightInd w:val="0"/>
      <w:snapToGrid w:val="0"/>
      <w:spacing w:line="260" w:lineRule="atLeast"/>
      <w:jc w:val="both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D64004"/>
    <w:pPr>
      <w:ind w:firstLine="0"/>
    </w:pPr>
  </w:style>
  <w:style w:type="paragraph" w:customStyle="1" w:styleId="MDPI31text">
    <w:name w:val="MDPI_3.1_text"/>
    <w:qFormat/>
    <w:rsid w:val="00B16E98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3textspaceafter">
    <w:name w:val="MDPI_3.3_text_space_after"/>
    <w:qFormat/>
    <w:rsid w:val="00D64004"/>
    <w:pPr>
      <w:adjustRightInd w:val="0"/>
      <w:snapToGrid w:val="0"/>
      <w:spacing w:after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4textspacebefore">
    <w:name w:val="MDPI_3.4_text_space_before"/>
    <w:qFormat/>
    <w:rsid w:val="00D64004"/>
    <w:pPr>
      <w:adjustRightInd w:val="0"/>
      <w:snapToGrid w:val="0"/>
      <w:spacing w:before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5textbeforelist">
    <w:name w:val="MDPI_3.5_text_before_list"/>
    <w:qFormat/>
    <w:rsid w:val="00D64004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6textafterlist">
    <w:name w:val="MDPI_3.6_text_after_list"/>
    <w:qFormat/>
    <w:rsid w:val="00D64004"/>
    <w:pPr>
      <w:adjustRightInd w:val="0"/>
      <w:snapToGrid w:val="0"/>
      <w:spacing w:before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7itemize">
    <w:name w:val="MDPI_3.7_itemize"/>
    <w:qFormat/>
    <w:rsid w:val="00D64004"/>
    <w:pPr>
      <w:numPr>
        <w:numId w:val="13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8bullet">
    <w:name w:val="MDPI_3.8_bullet"/>
    <w:qFormat/>
    <w:rsid w:val="00D64004"/>
    <w:pPr>
      <w:numPr>
        <w:numId w:val="14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9equation">
    <w:name w:val="MDPI_3.9_equation"/>
    <w:qFormat/>
    <w:rsid w:val="00D64004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aequationnumber">
    <w:name w:val="MDPI_3.a_equation_number"/>
    <w:qFormat/>
    <w:rsid w:val="00D64004"/>
    <w:pPr>
      <w:spacing w:before="120" w:after="120"/>
      <w:jc w:val="right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41tablecaption">
    <w:name w:val="MDPI_4.1_table_caption"/>
    <w:qFormat/>
    <w:rsid w:val="00D64004"/>
    <w:pPr>
      <w:adjustRightInd w:val="0"/>
      <w:snapToGrid w:val="0"/>
      <w:spacing w:before="240" w:after="120"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42tablebody">
    <w:name w:val="MDPI_4.2_table_body"/>
    <w:qFormat/>
    <w:rsid w:val="005C79B6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next w:val="MDPI31text"/>
    <w:qFormat/>
    <w:rsid w:val="00D64004"/>
    <w:pPr>
      <w:adjustRightInd w:val="0"/>
      <w:snapToGrid w:val="0"/>
      <w:spacing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51figurecaption">
    <w:name w:val="MDPI_5.1_figure_caption"/>
    <w:qFormat/>
    <w:rsid w:val="00D64004"/>
    <w:pPr>
      <w:adjustRightInd w:val="0"/>
      <w:snapToGrid w:val="0"/>
      <w:spacing w:before="120" w:after="240" w:line="228" w:lineRule="auto"/>
      <w:ind w:left="2608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52figure">
    <w:name w:val="MDPI_5.2_figure"/>
    <w:qFormat/>
    <w:rsid w:val="00D64004"/>
    <w:pPr>
      <w:adjustRightInd w:val="0"/>
      <w:snapToGrid w:val="0"/>
      <w:spacing w:before="240" w:after="120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81theorem">
    <w:name w:val="MDPI_8.1_theorem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82proof">
    <w:name w:val="MDPI_8.2_proof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qFormat/>
    <w:rsid w:val="00D64004"/>
    <w:pPr>
      <w:adjustRightInd w:val="0"/>
      <w:snapToGrid w:val="0"/>
      <w:spacing w:before="60" w:after="60" w:line="228" w:lineRule="auto"/>
      <w:ind w:left="2608"/>
      <w:outlineLvl w:val="2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1heading1">
    <w:name w:val="MDPI_2.1_heading1"/>
    <w:qFormat/>
    <w:rsid w:val="00D64004"/>
    <w:pPr>
      <w:adjustRightInd w:val="0"/>
      <w:snapToGrid w:val="0"/>
      <w:spacing w:before="240" w:after="60" w:line="228" w:lineRule="auto"/>
      <w:ind w:left="2608"/>
      <w:outlineLvl w:val="0"/>
    </w:pPr>
    <w:rPr>
      <w:rFonts w:ascii="Palatino Linotype" w:eastAsia="Times New Roman" w:hAnsi="Palatino Linotype"/>
      <w:b/>
      <w:snapToGrid w:val="0"/>
      <w:color w:val="000000"/>
      <w:szCs w:val="22"/>
      <w:lang w:eastAsia="de-DE" w:bidi="en-US"/>
    </w:rPr>
  </w:style>
  <w:style w:type="paragraph" w:customStyle="1" w:styleId="MDPI22heading2">
    <w:name w:val="MDPI_2.2_heading2"/>
    <w:qFormat/>
    <w:rsid w:val="00D64004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eastAsia="Times New Roman" w:hAnsi="Palatino Linotype"/>
      <w:i/>
      <w:noProof/>
      <w:snapToGrid w:val="0"/>
      <w:color w:val="000000"/>
      <w:szCs w:val="22"/>
      <w:lang w:eastAsia="de-DE" w:bidi="en-US"/>
    </w:rPr>
  </w:style>
  <w:style w:type="paragraph" w:customStyle="1" w:styleId="MDPI71References">
    <w:name w:val="MDPI_7.1_References"/>
    <w:qFormat/>
    <w:rsid w:val="00AD6108"/>
    <w:pPr>
      <w:numPr>
        <w:numId w:val="18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styleId="a6">
    <w:name w:val="Balloon Text"/>
    <w:basedOn w:val="a"/>
    <w:link w:val="Char1"/>
    <w:uiPriority w:val="99"/>
    <w:rsid w:val="00D64004"/>
    <w:rPr>
      <w:rFonts w:cs="Tahoma"/>
      <w:szCs w:val="18"/>
    </w:rPr>
  </w:style>
  <w:style w:type="character" w:customStyle="1" w:styleId="Char1">
    <w:name w:val="풍선 도움말 텍스트 Char"/>
    <w:link w:val="a6"/>
    <w:uiPriority w:val="99"/>
    <w:rsid w:val="00D64004"/>
    <w:rPr>
      <w:rFonts w:ascii="Palatino Linotype" w:hAnsi="Palatino Linotype" w:cs="Tahoma"/>
      <w:noProof/>
      <w:color w:val="000000"/>
      <w:szCs w:val="18"/>
    </w:rPr>
  </w:style>
  <w:style w:type="character" w:styleId="a7">
    <w:name w:val="line number"/>
    <w:uiPriority w:val="99"/>
    <w:rsid w:val="008E758C"/>
    <w:rPr>
      <w:rFonts w:ascii="Palatino Linotype" w:hAnsi="Palatino Linotype"/>
      <w:sz w:val="16"/>
    </w:rPr>
  </w:style>
  <w:style w:type="table" w:customStyle="1" w:styleId="MDPI41threelinetable">
    <w:name w:val="MDPI_4.1_three_line_table"/>
    <w:basedOn w:val="a1"/>
    <w:uiPriority w:val="99"/>
    <w:rsid w:val="00D64004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 Linotype" w:hAnsi="Palatino Linotype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a8">
    <w:name w:val="Hyperlink"/>
    <w:uiPriority w:val="99"/>
    <w:rsid w:val="00D64004"/>
    <w:rPr>
      <w:color w:val="0000FF"/>
      <w:u w:val="single"/>
    </w:rPr>
  </w:style>
  <w:style w:type="character" w:styleId="a9">
    <w:name w:val="Unresolved Mention"/>
    <w:uiPriority w:val="99"/>
    <w:semiHidden/>
    <w:unhideWhenUsed/>
    <w:rsid w:val="00F25D92"/>
    <w:rPr>
      <w:color w:val="605E5C"/>
      <w:shd w:val="clear" w:color="auto" w:fill="E1DFDD"/>
    </w:rPr>
  </w:style>
  <w:style w:type="table" w:styleId="4">
    <w:name w:val="Plain Table 4"/>
    <w:basedOn w:val="a1"/>
    <w:uiPriority w:val="44"/>
    <w:rsid w:val="00EF23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DPI61Citation">
    <w:name w:val="MDPI_6.1_Citation"/>
    <w:qFormat/>
    <w:rsid w:val="00D64004"/>
    <w:pPr>
      <w:adjustRightInd w:val="0"/>
      <w:snapToGrid w:val="0"/>
      <w:spacing w:line="240" w:lineRule="atLeast"/>
      <w:ind w:right="113"/>
    </w:pPr>
    <w:rPr>
      <w:rFonts w:ascii="Palatino Linotype" w:hAnsi="Palatino Linotype" w:cs="Cordia New"/>
      <w:sz w:val="14"/>
      <w:szCs w:val="22"/>
      <w:lang w:eastAsia="zh-CN"/>
    </w:rPr>
  </w:style>
  <w:style w:type="paragraph" w:customStyle="1" w:styleId="MDPI62BackMatter">
    <w:name w:val="MDPI_6.2_BackMatter"/>
    <w:qFormat/>
    <w:rsid w:val="00D64004"/>
    <w:pPr>
      <w:adjustRightInd w:val="0"/>
      <w:snapToGrid w:val="0"/>
      <w:spacing w:after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lang w:eastAsia="en-US" w:bidi="en-US"/>
    </w:rPr>
  </w:style>
  <w:style w:type="paragraph" w:customStyle="1" w:styleId="MDPI63Notes">
    <w:name w:val="MDPI_6.3_Notes"/>
    <w:qFormat/>
    <w:rsid w:val="00D64004"/>
    <w:pPr>
      <w:adjustRightInd w:val="0"/>
      <w:snapToGrid w:val="0"/>
      <w:spacing w:after="120" w:line="240" w:lineRule="atLeast"/>
      <w:ind w:right="113"/>
    </w:pPr>
    <w:rPr>
      <w:rFonts w:ascii="Palatino Linotype" w:hAnsi="Palatino Linotype"/>
      <w:snapToGrid w:val="0"/>
      <w:color w:val="000000"/>
      <w:sz w:val="14"/>
      <w:lang w:eastAsia="en-US" w:bidi="en-US"/>
    </w:rPr>
  </w:style>
  <w:style w:type="paragraph" w:customStyle="1" w:styleId="MDPI15academiceditor">
    <w:name w:val="MDPI_1.5_academic_editor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color w:val="000000"/>
      <w:sz w:val="14"/>
      <w:szCs w:val="22"/>
      <w:lang w:eastAsia="de-DE" w:bidi="en-US"/>
    </w:rPr>
  </w:style>
  <w:style w:type="paragraph" w:customStyle="1" w:styleId="MDPI19classification">
    <w:name w:val="MDPI_1.9_classification"/>
    <w:qFormat/>
    <w:rsid w:val="00D64004"/>
    <w:pPr>
      <w:spacing w:before="240" w:line="260" w:lineRule="atLeast"/>
      <w:ind w:left="113"/>
      <w:jc w:val="both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411onetablecaption">
    <w:name w:val="MDPI_4.1.1_one_tabl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 w:cs="Cordia New"/>
      <w:noProof/>
      <w:color w:val="000000"/>
      <w:sz w:val="18"/>
      <w:szCs w:val="22"/>
      <w:lang w:eastAsia="zh-CN" w:bidi="en-US"/>
    </w:rPr>
  </w:style>
  <w:style w:type="paragraph" w:customStyle="1" w:styleId="MDPI511onefigurecaption">
    <w:name w:val="MDPI_5.1.1_one_figur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/>
      <w:noProof/>
      <w:color w:val="000000"/>
      <w:sz w:val="18"/>
      <w:lang w:eastAsia="zh-CN" w:bidi="en-US"/>
    </w:rPr>
  </w:style>
  <w:style w:type="paragraph" w:customStyle="1" w:styleId="MDPI72Copyright">
    <w:name w:val="MDPI_7.2_Copyright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noProof/>
      <w:snapToGrid w:val="0"/>
      <w:color w:val="000000"/>
      <w:spacing w:val="-2"/>
      <w:sz w:val="14"/>
      <w:lang w:val="en-GB" w:eastAsia="en-GB"/>
    </w:rPr>
  </w:style>
  <w:style w:type="paragraph" w:customStyle="1" w:styleId="MDPI73CopyrightImage">
    <w:name w:val="MDPI_7.3_CopyrightImage"/>
    <w:rsid w:val="00D64004"/>
    <w:pPr>
      <w:adjustRightInd w:val="0"/>
      <w:snapToGrid w:val="0"/>
      <w:spacing w:after="100" w:line="260" w:lineRule="atLeast"/>
      <w:jc w:val="right"/>
    </w:pPr>
    <w:rPr>
      <w:rFonts w:ascii="Palatino Linotype" w:eastAsia="Times New Roman" w:hAnsi="Palatino Linotype"/>
      <w:color w:val="000000"/>
      <w:lang w:eastAsia="de-CH"/>
    </w:rPr>
  </w:style>
  <w:style w:type="paragraph" w:customStyle="1" w:styleId="MDPIequationFram">
    <w:name w:val="MDPI_equationFram"/>
    <w:qFormat/>
    <w:rsid w:val="00D64004"/>
    <w:pPr>
      <w:adjustRightInd w:val="0"/>
      <w:snapToGrid w:val="0"/>
      <w:spacing w:before="120" w:after="120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footer">
    <w:name w:val="MDPI_footer"/>
    <w:qFormat/>
    <w:rsid w:val="00D64004"/>
    <w:pPr>
      <w:adjustRightInd w:val="0"/>
      <w:snapToGrid w:val="0"/>
      <w:spacing w:before="120" w:line="260" w:lineRule="atLeast"/>
      <w:jc w:val="center"/>
    </w:pPr>
    <w:rPr>
      <w:rFonts w:ascii="Palatino Linotype" w:eastAsia="Times New Roman" w:hAnsi="Palatino Linotype"/>
      <w:color w:val="000000"/>
      <w:lang w:eastAsia="de-DE"/>
    </w:rPr>
  </w:style>
  <w:style w:type="paragraph" w:customStyle="1" w:styleId="MDPIfooterfirstpage">
    <w:name w:val="MDPI_footer_firstpage"/>
    <w:qFormat/>
    <w:rsid w:val="00D64004"/>
    <w:pPr>
      <w:tabs>
        <w:tab w:val="right" w:pos="8845"/>
      </w:tabs>
      <w:spacing w:line="160" w:lineRule="exact"/>
    </w:pPr>
    <w:rPr>
      <w:rFonts w:ascii="Palatino Linotype" w:eastAsia="Times New Roman" w:hAnsi="Palatino Linotype"/>
      <w:color w:val="000000"/>
      <w:sz w:val="16"/>
      <w:lang w:eastAsia="de-DE"/>
    </w:rPr>
  </w:style>
  <w:style w:type="paragraph" w:customStyle="1" w:styleId="MDPIheader">
    <w:name w:val="MDPI_header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iCs/>
      <w:color w:val="000000"/>
      <w:sz w:val="16"/>
      <w:lang w:eastAsia="de-DE"/>
    </w:rPr>
  </w:style>
  <w:style w:type="paragraph" w:customStyle="1" w:styleId="MDPIheadercitation">
    <w:name w:val="MDPI_header_citation"/>
    <w:rsid w:val="00D64004"/>
    <w:pPr>
      <w:spacing w:after="240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headermdpilogo">
    <w:name w:val="MDPI_header_mdpi_logo"/>
    <w:qFormat/>
    <w:rsid w:val="00D64004"/>
    <w:pPr>
      <w:adjustRightInd w:val="0"/>
      <w:snapToGrid w:val="0"/>
      <w:spacing w:line="260" w:lineRule="atLeast"/>
      <w:jc w:val="right"/>
    </w:pPr>
    <w:rPr>
      <w:rFonts w:ascii="Palatino Linotype" w:eastAsia="Times New Roman" w:hAnsi="Palatino Linotype"/>
      <w:color w:val="000000"/>
      <w:sz w:val="24"/>
      <w:szCs w:val="22"/>
      <w:lang w:eastAsia="de-CH"/>
    </w:rPr>
  </w:style>
  <w:style w:type="table" w:customStyle="1" w:styleId="MDPITable">
    <w:name w:val="MDPI_Table"/>
    <w:basedOn w:val="a1"/>
    <w:uiPriority w:val="99"/>
    <w:rsid w:val="00D64004"/>
    <w:rPr>
      <w:rFonts w:ascii="Palatino Linotype" w:hAnsi="Palatino Linotype"/>
      <w:color w:val="000000"/>
      <w:lang w:val="en-CA" w:eastAsia="en-US"/>
    </w:rPr>
    <w:tblPr>
      <w:tblCellMar>
        <w:left w:w="0" w:type="dxa"/>
        <w:right w:w="0" w:type="dxa"/>
      </w:tblCellMar>
    </w:tblPr>
  </w:style>
  <w:style w:type="paragraph" w:customStyle="1" w:styleId="MDPItext">
    <w:name w:val="MDPI_text"/>
    <w:qFormat/>
    <w:rsid w:val="00D64004"/>
    <w:pPr>
      <w:spacing w:line="260" w:lineRule="atLeast"/>
      <w:ind w:left="425" w:right="425" w:firstLine="284"/>
      <w:jc w:val="both"/>
    </w:pPr>
    <w:rPr>
      <w:rFonts w:ascii="Times New Roman" w:eastAsia="Times New Roman" w:hAnsi="Times New Roman"/>
      <w:noProof/>
      <w:snapToGrid w:val="0"/>
      <w:color w:val="000000"/>
      <w:sz w:val="22"/>
      <w:szCs w:val="22"/>
      <w:lang w:eastAsia="de-DE" w:bidi="en-US"/>
    </w:rPr>
  </w:style>
  <w:style w:type="paragraph" w:customStyle="1" w:styleId="MDPItitle">
    <w:name w:val="MDPI_title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character" w:customStyle="1" w:styleId="apple-converted-space">
    <w:name w:val="apple-converted-space"/>
    <w:rsid w:val="00D64004"/>
  </w:style>
  <w:style w:type="paragraph" w:styleId="aa">
    <w:name w:val="Bibliography"/>
    <w:basedOn w:val="a"/>
    <w:next w:val="a"/>
    <w:uiPriority w:val="37"/>
    <w:semiHidden/>
    <w:unhideWhenUsed/>
    <w:rsid w:val="00D64004"/>
  </w:style>
  <w:style w:type="paragraph" w:styleId="ab">
    <w:name w:val="Body Text"/>
    <w:link w:val="Char2"/>
    <w:rsid w:val="00D64004"/>
    <w:pPr>
      <w:spacing w:after="120" w:line="340" w:lineRule="atLeast"/>
      <w:jc w:val="both"/>
    </w:pPr>
    <w:rPr>
      <w:rFonts w:ascii="Palatino Linotype" w:hAnsi="Palatino Linotype"/>
      <w:color w:val="000000"/>
      <w:sz w:val="24"/>
      <w:lang w:eastAsia="de-DE"/>
    </w:rPr>
  </w:style>
  <w:style w:type="character" w:customStyle="1" w:styleId="Char2">
    <w:name w:val="본문 Char"/>
    <w:link w:val="ab"/>
    <w:rsid w:val="00D64004"/>
    <w:rPr>
      <w:rFonts w:ascii="Palatino Linotype" w:hAnsi="Palatino Linotype"/>
      <w:color w:val="000000"/>
      <w:sz w:val="24"/>
      <w:lang w:eastAsia="de-DE"/>
    </w:rPr>
  </w:style>
  <w:style w:type="character" w:styleId="ac">
    <w:name w:val="annotation reference"/>
    <w:rsid w:val="00D64004"/>
    <w:rPr>
      <w:sz w:val="21"/>
      <w:szCs w:val="21"/>
    </w:rPr>
  </w:style>
  <w:style w:type="paragraph" w:styleId="ad">
    <w:name w:val="annotation text"/>
    <w:basedOn w:val="a"/>
    <w:link w:val="Char3"/>
    <w:rsid w:val="00D64004"/>
  </w:style>
  <w:style w:type="character" w:customStyle="1" w:styleId="Char3">
    <w:name w:val="메모 텍스트 Char"/>
    <w:link w:val="ad"/>
    <w:rsid w:val="00D64004"/>
    <w:rPr>
      <w:rFonts w:ascii="Palatino Linotype" w:hAnsi="Palatino Linotype"/>
      <w:noProof/>
      <w:color w:val="000000"/>
    </w:rPr>
  </w:style>
  <w:style w:type="paragraph" w:styleId="ae">
    <w:name w:val="annotation subject"/>
    <w:basedOn w:val="ad"/>
    <w:next w:val="ad"/>
    <w:link w:val="Char4"/>
    <w:rsid w:val="00D64004"/>
    <w:rPr>
      <w:b/>
      <w:bCs/>
    </w:rPr>
  </w:style>
  <w:style w:type="character" w:customStyle="1" w:styleId="Char4">
    <w:name w:val="메모 주제 Char"/>
    <w:link w:val="ae"/>
    <w:rsid w:val="00D64004"/>
    <w:rPr>
      <w:rFonts w:ascii="Palatino Linotype" w:hAnsi="Palatino Linotype"/>
      <w:b/>
      <w:bCs/>
      <w:noProof/>
      <w:color w:val="000000"/>
    </w:rPr>
  </w:style>
  <w:style w:type="character" w:styleId="af">
    <w:name w:val="endnote reference"/>
    <w:rsid w:val="00D64004"/>
    <w:rPr>
      <w:vertAlign w:val="superscript"/>
    </w:rPr>
  </w:style>
  <w:style w:type="paragraph" w:styleId="af0">
    <w:name w:val="endnote text"/>
    <w:basedOn w:val="a"/>
    <w:link w:val="Char5"/>
    <w:semiHidden/>
    <w:unhideWhenUsed/>
    <w:rsid w:val="00D64004"/>
    <w:pPr>
      <w:spacing w:line="240" w:lineRule="auto"/>
    </w:pPr>
  </w:style>
  <w:style w:type="character" w:customStyle="1" w:styleId="Char5">
    <w:name w:val="미주 텍스트 Char"/>
    <w:link w:val="af0"/>
    <w:semiHidden/>
    <w:rsid w:val="00D64004"/>
    <w:rPr>
      <w:rFonts w:ascii="Palatino Linotype" w:hAnsi="Palatino Linotype"/>
      <w:noProof/>
      <w:color w:val="000000"/>
    </w:rPr>
  </w:style>
  <w:style w:type="character" w:styleId="af1">
    <w:name w:val="FollowedHyperlink"/>
    <w:rsid w:val="00D64004"/>
    <w:rPr>
      <w:color w:val="954F72"/>
      <w:u w:val="single"/>
    </w:rPr>
  </w:style>
  <w:style w:type="paragraph" w:styleId="af2">
    <w:name w:val="footnote text"/>
    <w:basedOn w:val="a"/>
    <w:link w:val="Char6"/>
    <w:semiHidden/>
    <w:unhideWhenUsed/>
    <w:rsid w:val="00D64004"/>
    <w:pPr>
      <w:spacing w:line="240" w:lineRule="auto"/>
    </w:pPr>
  </w:style>
  <w:style w:type="character" w:customStyle="1" w:styleId="Char6">
    <w:name w:val="각주 텍스트 Char"/>
    <w:link w:val="af2"/>
    <w:semiHidden/>
    <w:rsid w:val="00D64004"/>
    <w:rPr>
      <w:rFonts w:ascii="Palatino Linotype" w:hAnsi="Palatino Linotype"/>
      <w:noProof/>
      <w:color w:val="000000"/>
    </w:rPr>
  </w:style>
  <w:style w:type="paragraph" w:styleId="af3">
    <w:name w:val="Normal (Web)"/>
    <w:basedOn w:val="a"/>
    <w:uiPriority w:val="99"/>
    <w:rsid w:val="00D64004"/>
    <w:rPr>
      <w:szCs w:val="24"/>
    </w:rPr>
  </w:style>
  <w:style w:type="paragraph" w:customStyle="1" w:styleId="MsoFootnoteText0">
    <w:name w:val="MsoFootnoteText"/>
    <w:basedOn w:val="af3"/>
    <w:qFormat/>
    <w:rsid w:val="00D64004"/>
    <w:rPr>
      <w:rFonts w:ascii="Times New Roman" w:hAnsi="Times New Roman"/>
    </w:rPr>
  </w:style>
  <w:style w:type="character" w:styleId="af4">
    <w:name w:val="page number"/>
    <w:rsid w:val="00D64004"/>
  </w:style>
  <w:style w:type="character" w:styleId="af5">
    <w:name w:val="Placeholder Text"/>
    <w:uiPriority w:val="99"/>
    <w:semiHidden/>
    <w:rsid w:val="00D64004"/>
    <w:rPr>
      <w:color w:val="808080"/>
    </w:rPr>
  </w:style>
  <w:style w:type="paragraph" w:customStyle="1" w:styleId="MDPI71FootNotes">
    <w:name w:val="MDPI_7.1_FootNotes"/>
    <w:qFormat/>
    <w:rsid w:val="0062413E"/>
    <w:pPr>
      <w:numPr>
        <w:numId w:val="19"/>
      </w:numPr>
      <w:adjustRightInd w:val="0"/>
      <w:snapToGrid w:val="0"/>
      <w:spacing w:line="228" w:lineRule="auto"/>
      <w:jc w:val="both"/>
    </w:pPr>
    <w:rPr>
      <w:rFonts w:ascii="Palatino Linotype" w:eastAsia="DengXian" w:hAnsi="Palatino Linotype"/>
      <w:noProof/>
      <w:color w:val="000000"/>
      <w:sz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.%20user\Documents\SynologyDrive\Research\Package\211101_%5bSupplementary%20File%20S2%5d_The%20results%20for%20External%20validation.dot%20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211101_[Supplementary File S2]_The results for External validation.dot .dot</Template>
  <TotalTime>10</TotalTime>
  <Pages>8</Pages>
  <Words>691</Words>
  <Characters>3944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Type of the Paper (Article</vt:lpstr>
      <vt:lpstr>Type of the Paper (Article</vt:lpstr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 of the Paper (Article</dc:title>
  <dc:subject/>
  <dc:creator>SY Lee</dc:creator>
  <cp:keywords/>
  <dc:description/>
  <cp:lastModifiedBy>이수영</cp:lastModifiedBy>
  <cp:revision>3</cp:revision>
  <dcterms:created xsi:type="dcterms:W3CDTF">2021-11-01T07:08:00Z</dcterms:created>
  <dcterms:modified xsi:type="dcterms:W3CDTF">2021-12-17T04:24:00Z</dcterms:modified>
</cp:coreProperties>
</file>